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0B01" w14:textId="1915260F" w:rsidR="00A50CC1" w:rsidRDefault="00E5288D" w:rsidP="0BC3A46C">
      <w:pPr>
        <w:rPr>
          <w:rFonts w:asciiTheme="majorHAnsi" w:eastAsiaTheme="majorEastAsia" w:hAnsiTheme="majorHAnsi" w:cstheme="majorBidi"/>
          <w:b/>
          <w:bCs/>
          <w:i/>
          <w:iCs/>
          <w:sz w:val="28"/>
          <w:szCs w:val="28"/>
          <w:u w:val="single"/>
        </w:rPr>
      </w:pPr>
      <w:r>
        <w:rPr>
          <w:noProof/>
        </w:rPr>
        <w:drawing>
          <wp:inline distT="0" distB="0" distL="0" distR="0" wp14:anchorId="5B61D2C2" wp14:editId="1F3614DE">
            <wp:extent cx="5730875" cy="8102600"/>
            <wp:effectExtent l="0" t="0" r="3175" b="0"/>
            <wp:docPr id="1985348522" name="Picture 1" descr="A document with text on it&#10;&#10;Description automatically generated">
              <a:extLst xmlns:a="http://schemas.openxmlformats.org/drawingml/2006/main">
                <a:ext uri="{FF2B5EF4-FFF2-40B4-BE49-F238E27FC236}">
                  <a16:creationId xmlns:a16="http://schemas.microsoft.com/office/drawing/2014/main" id="{6D01FF5B-E7B5-4B40-933F-C5B27D364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48522" name="Picture 1" descr="A document with text on 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8102600"/>
                    </a:xfrm>
                    <a:prstGeom prst="rect">
                      <a:avLst/>
                    </a:prstGeom>
                    <a:noFill/>
                  </pic:spPr>
                </pic:pic>
              </a:graphicData>
            </a:graphic>
          </wp:inline>
        </w:drawing>
      </w:r>
      <w:r w:rsidRPr="0BC3A46C">
        <w:rPr>
          <w:rFonts w:asciiTheme="majorHAnsi" w:eastAsiaTheme="majorEastAsia" w:hAnsiTheme="majorHAnsi" w:cstheme="majorBidi"/>
          <w:b/>
          <w:bCs/>
          <w:i/>
          <w:iCs/>
          <w:sz w:val="28"/>
          <w:szCs w:val="28"/>
          <w:u w:val="single"/>
        </w:rPr>
        <w:br w:type="page"/>
      </w:r>
    </w:p>
    <w:p w14:paraId="7DA4C50B" w14:textId="77777777" w:rsidR="005A4961" w:rsidRDefault="005A4961" w:rsidP="0BC3A46C">
      <w:pPr>
        <w:jc w:val="center"/>
        <w:rPr>
          <w:rFonts w:ascii="Arial" w:eastAsiaTheme="majorEastAsia" w:hAnsi="Arial" w:cs="Arial"/>
          <w:sz w:val="40"/>
          <w:szCs w:val="40"/>
        </w:rPr>
      </w:pPr>
    </w:p>
    <w:p w14:paraId="7469004C" w14:textId="77777777" w:rsidR="00C41022" w:rsidRDefault="00C41022" w:rsidP="0BC3A46C">
      <w:pPr>
        <w:jc w:val="center"/>
        <w:rPr>
          <w:rFonts w:ascii="Arial" w:eastAsiaTheme="majorEastAsia" w:hAnsi="Arial" w:cs="Arial"/>
          <w:sz w:val="40"/>
          <w:szCs w:val="40"/>
        </w:rPr>
      </w:pPr>
    </w:p>
    <w:p w14:paraId="7E58C6A7" w14:textId="77777777" w:rsidR="00C41022" w:rsidRDefault="00C41022" w:rsidP="0BC3A46C">
      <w:pPr>
        <w:jc w:val="center"/>
        <w:rPr>
          <w:rFonts w:ascii="Arial" w:eastAsiaTheme="majorEastAsia" w:hAnsi="Arial" w:cs="Arial"/>
          <w:sz w:val="40"/>
          <w:szCs w:val="40"/>
        </w:rPr>
      </w:pPr>
    </w:p>
    <w:p w14:paraId="131A73E7" w14:textId="77777777" w:rsidR="00C41022" w:rsidRDefault="00C41022" w:rsidP="0BC3A46C">
      <w:pPr>
        <w:jc w:val="center"/>
        <w:rPr>
          <w:rFonts w:ascii="Arial" w:eastAsiaTheme="majorEastAsia" w:hAnsi="Arial" w:cs="Arial"/>
          <w:sz w:val="40"/>
          <w:szCs w:val="40"/>
        </w:rPr>
      </w:pPr>
    </w:p>
    <w:p w14:paraId="383E748B" w14:textId="77777777" w:rsidR="00C41022" w:rsidRDefault="00C41022" w:rsidP="0BC3A46C">
      <w:pPr>
        <w:jc w:val="center"/>
        <w:rPr>
          <w:rFonts w:ascii="Arial" w:eastAsiaTheme="majorEastAsia" w:hAnsi="Arial" w:cs="Arial"/>
          <w:sz w:val="40"/>
          <w:szCs w:val="40"/>
        </w:rPr>
      </w:pPr>
    </w:p>
    <w:p w14:paraId="42E32C70" w14:textId="77777777" w:rsidR="00C41022" w:rsidRDefault="00C41022" w:rsidP="0BC3A46C">
      <w:pPr>
        <w:pBdr>
          <w:bottom w:val="single" w:sz="6" w:space="1" w:color="auto"/>
        </w:pBdr>
        <w:jc w:val="center"/>
        <w:rPr>
          <w:rFonts w:ascii="Arial" w:eastAsiaTheme="majorEastAsia" w:hAnsi="Arial" w:cs="Arial"/>
          <w:sz w:val="40"/>
          <w:szCs w:val="40"/>
        </w:rPr>
      </w:pPr>
    </w:p>
    <w:p w14:paraId="5684F1CC" w14:textId="77777777" w:rsidR="00BE6B51" w:rsidRDefault="00BE6B51" w:rsidP="0BC3A46C">
      <w:pPr>
        <w:jc w:val="center"/>
        <w:rPr>
          <w:rFonts w:ascii="Arial" w:eastAsiaTheme="majorEastAsia" w:hAnsi="Arial" w:cs="Arial"/>
          <w:sz w:val="40"/>
          <w:szCs w:val="40"/>
        </w:rPr>
      </w:pPr>
    </w:p>
    <w:p w14:paraId="2BF5B496" w14:textId="4131BE78" w:rsidR="0BD36A07" w:rsidRPr="00442F58" w:rsidRDefault="00153707" w:rsidP="00442F58">
      <w:pPr>
        <w:jc w:val="center"/>
        <w:rPr>
          <w:rFonts w:ascii="Arial" w:eastAsiaTheme="majorEastAsia" w:hAnsi="Arial" w:cs="Arial"/>
          <w:sz w:val="60"/>
          <w:szCs w:val="60"/>
        </w:rPr>
      </w:pPr>
      <w:r w:rsidRPr="0BC3A46C">
        <w:rPr>
          <w:rFonts w:ascii="Arial" w:eastAsiaTheme="majorEastAsia" w:hAnsi="Arial" w:cs="Arial"/>
          <w:sz w:val="60"/>
          <w:szCs w:val="60"/>
        </w:rPr>
        <w:t>From Rejec</w:t>
      </w:r>
      <w:r w:rsidR="003A3794" w:rsidRPr="0BC3A46C">
        <w:rPr>
          <w:rFonts w:ascii="Arial" w:eastAsiaTheme="majorEastAsia" w:hAnsi="Arial" w:cs="Arial"/>
          <w:sz w:val="60"/>
          <w:szCs w:val="60"/>
        </w:rPr>
        <w:t>tion to Radicalisation</w:t>
      </w:r>
      <w:r w:rsidR="004A6440" w:rsidRPr="0BC3A46C">
        <w:rPr>
          <w:rFonts w:ascii="Arial" w:eastAsiaTheme="majorEastAsia" w:hAnsi="Arial" w:cs="Arial"/>
          <w:sz w:val="60"/>
          <w:szCs w:val="60"/>
        </w:rPr>
        <w:t xml:space="preserve">: The Making of the </w:t>
      </w:r>
      <w:proofErr w:type="spellStart"/>
      <w:r w:rsidR="004A6440" w:rsidRPr="0BC3A46C">
        <w:rPr>
          <w:rFonts w:ascii="Arial" w:eastAsiaTheme="majorEastAsia" w:hAnsi="Arial" w:cs="Arial"/>
          <w:sz w:val="60"/>
          <w:szCs w:val="60"/>
        </w:rPr>
        <w:t>Incel</w:t>
      </w:r>
      <w:proofErr w:type="spellEnd"/>
      <w:r w:rsidR="004A6440" w:rsidRPr="0BC3A46C">
        <w:rPr>
          <w:rFonts w:ascii="Arial" w:eastAsiaTheme="majorEastAsia" w:hAnsi="Arial" w:cs="Arial"/>
          <w:sz w:val="60"/>
          <w:szCs w:val="60"/>
        </w:rPr>
        <w:t xml:space="preserve"> Identity</w:t>
      </w:r>
    </w:p>
    <w:p w14:paraId="61EC5F05" w14:textId="77777777" w:rsidR="004A6440" w:rsidRDefault="004A6440" w:rsidP="0BC3A46C">
      <w:pPr>
        <w:pBdr>
          <w:bottom w:val="single" w:sz="6" w:space="1" w:color="auto"/>
        </w:pBdr>
        <w:jc w:val="center"/>
        <w:rPr>
          <w:rFonts w:ascii="Arial" w:eastAsiaTheme="majorEastAsia" w:hAnsi="Arial" w:cs="Arial"/>
          <w:sz w:val="40"/>
          <w:szCs w:val="40"/>
        </w:rPr>
      </w:pPr>
    </w:p>
    <w:p w14:paraId="5CBBADE3" w14:textId="77777777" w:rsidR="00877389" w:rsidRPr="00C41022" w:rsidRDefault="00877389" w:rsidP="0BC3A46C">
      <w:pPr>
        <w:jc w:val="center"/>
        <w:rPr>
          <w:rFonts w:ascii="Arial" w:eastAsiaTheme="majorEastAsia" w:hAnsi="Arial" w:cs="Arial"/>
          <w:sz w:val="40"/>
          <w:szCs w:val="40"/>
        </w:rPr>
      </w:pPr>
    </w:p>
    <w:p w14:paraId="24D2A358" w14:textId="2F8B2551" w:rsidR="05C0CBF5" w:rsidRDefault="05C0CBF5" w:rsidP="418E2EB8"/>
    <w:p w14:paraId="2C2A4545" w14:textId="2A3A95C3" w:rsidR="00675AA7" w:rsidRPr="004A0788" w:rsidRDefault="00C92184" w:rsidP="0BC3A46C">
      <w:pPr>
        <w:rPr>
          <w:rFonts w:ascii="Arial" w:eastAsia="Aptos Display" w:hAnsi="Arial" w:cs="Arial"/>
          <w:i/>
          <w:iCs/>
          <w:sz w:val="28"/>
          <w:szCs w:val="28"/>
        </w:rPr>
      </w:pPr>
      <w:r w:rsidRPr="0BC3A46C">
        <w:rPr>
          <w:rFonts w:ascii="Arial" w:eastAsia="Aptos Display" w:hAnsi="Arial" w:cs="Arial"/>
          <w:i/>
          <w:iCs/>
          <w:sz w:val="28"/>
          <w:szCs w:val="28"/>
        </w:rPr>
        <w:br w:type="page"/>
      </w:r>
    </w:p>
    <w:sdt>
      <w:sdtPr>
        <w:rPr>
          <w:rFonts w:asciiTheme="minorHAnsi" w:eastAsiaTheme="minorEastAsia" w:hAnsiTheme="minorHAnsi" w:cstheme="minorBidi"/>
          <w:bCs w:val="0"/>
          <w:color w:val="auto"/>
          <w:sz w:val="24"/>
          <w:szCs w:val="24"/>
          <w:lang w:eastAsia="ja-JP"/>
        </w:rPr>
        <w:id w:val="-674651507"/>
        <w:docPartObj>
          <w:docPartGallery w:val="Table of Contents"/>
          <w:docPartUnique/>
        </w:docPartObj>
      </w:sdtPr>
      <w:sdtEndPr>
        <w:rPr>
          <w:b/>
          <w:bCs/>
          <w:noProof/>
        </w:rPr>
      </w:sdtEndPr>
      <w:sdtContent>
        <w:p w14:paraId="048E0E02" w14:textId="270A947B" w:rsidR="00323738" w:rsidRPr="00706C58" w:rsidRDefault="00706C58">
          <w:pPr>
            <w:pStyle w:val="TOCHeading"/>
            <w:rPr>
              <w:rStyle w:val="Heading1Char"/>
            </w:rPr>
          </w:pPr>
          <w:r w:rsidRPr="00706C58">
            <w:rPr>
              <w:rStyle w:val="Heading1Char"/>
            </w:rPr>
            <w:t>Table of c</w:t>
          </w:r>
          <w:r w:rsidR="00323738" w:rsidRPr="00706C58">
            <w:rPr>
              <w:rStyle w:val="Heading1Char"/>
            </w:rPr>
            <w:t>ontents</w:t>
          </w:r>
        </w:p>
        <w:p w14:paraId="52EEE14F" w14:textId="0DC1F9C9" w:rsidR="00A33D86" w:rsidRDefault="00323738">
          <w:pPr>
            <w:pStyle w:val="TOC1"/>
            <w:tabs>
              <w:tab w:val="right" w:leader="dot" w:pos="9350"/>
            </w:tabs>
            <w:rPr>
              <w:noProof/>
              <w:kern w:val="2"/>
              <w:lang w:eastAsia="en-GB"/>
              <w14:ligatures w14:val="standardContextual"/>
            </w:rPr>
          </w:pPr>
          <w:r>
            <w:fldChar w:fldCharType="begin"/>
          </w:r>
          <w:r>
            <w:instrText xml:space="preserve"> TOC \o "1-3" \h \z \u </w:instrText>
          </w:r>
          <w:r>
            <w:fldChar w:fldCharType="separate"/>
          </w:r>
          <w:hyperlink w:anchor="_Toc226570403" w:history="1">
            <w:r w:rsidR="00A33D86" w:rsidRPr="00B4274B">
              <w:rPr>
                <w:rStyle w:val="Hyperlink"/>
                <w:rFonts w:cs="Arial"/>
                <w:noProof/>
              </w:rPr>
              <w:t>Glossary</w:t>
            </w:r>
            <w:r w:rsidR="00A33D86">
              <w:rPr>
                <w:noProof/>
                <w:webHidden/>
              </w:rPr>
              <w:tab/>
            </w:r>
            <w:r w:rsidR="00A33D86">
              <w:rPr>
                <w:noProof/>
                <w:webHidden/>
              </w:rPr>
              <w:fldChar w:fldCharType="begin"/>
            </w:r>
            <w:r w:rsidR="00A33D86">
              <w:rPr>
                <w:noProof/>
                <w:webHidden/>
              </w:rPr>
              <w:instrText xml:space="preserve"> PAGEREF _Toc226570403 \h </w:instrText>
            </w:r>
            <w:r w:rsidR="00A33D86">
              <w:rPr>
                <w:noProof/>
                <w:webHidden/>
              </w:rPr>
            </w:r>
            <w:r w:rsidR="00A33D86">
              <w:rPr>
                <w:noProof/>
                <w:webHidden/>
              </w:rPr>
              <w:fldChar w:fldCharType="separate"/>
            </w:r>
            <w:r w:rsidR="00A33D86">
              <w:rPr>
                <w:noProof/>
                <w:webHidden/>
              </w:rPr>
              <w:t>5</w:t>
            </w:r>
            <w:r w:rsidR="00A33D86">
              <w:rPr>
                <w:noProof/>
                <w:webHidden/>
              </w:rPr>
              <w:fldChar w:fldCharType="end"/>
            </w:r>
          </w:hyperlink>
        </w:p>
        <w:p w14:paraId="31468345" w14:textId="208DE732" w:rsidR="00A33D86" w:rsidRDefault="00A33D86">
          <w:pPr>
            <w:pStyle w:val="TOC1"/>
            <w:tabs>
              <w:tab w:val="right" w:leader="dot" w:pos="9350"/>
            </w:tabs>
            <w:rPr>
              <w:noProof/>
              <w:kern w:val="2"/>
              <w:lang w:eastAsia="en-GB"/>
              <w14:ligatures w14:val="standardContextual"/>
            </w:rPr>
          </w:pPr>
          <w:hyperlink w:anchor="_Toc226570404" w:history="1">
            <w:r w:rsidRPr="00B4274B">
              <w:rPr>
                <w:rStyle w:val="Hyperlink"/>
                <w:rFonts w:cs="Arial"/>
                <w:noProof/>
              </w:rPr>
              <w:t>1. Introduction</w:t>
            </w:r>
            <w:r>
              <w:rPr>
                <w:noProof/>
                <w:webHidden/>
              </w:rPr>
              <w:tab/>
            </w:r>
            <w:r>
              <w:rPr>
                <w:noProof/>
                <w:webHidden/>
              </w:rPr>
              <w:fldChar w:fldCharType="begin"/>
            </w:r>
            <w:r>
              <w:rPr>
                <w:noProof/>
                <w:webHidden/>
              </w:rPr>
              <w:instrText xml:space="preserve"> PAGEREF _Toc226570404 \h </w:instrText>
            </w:r>
            <w:r>
              <w:rPr>
                <w:noProof/>
                <w:webHidden/>
              </w:rPr>
            </w:r>
            <w:r>
              <w:rPr>
                <w:noProof/>
                <w:webHidden/>
              </w:rPr>
              <w:fldChar w:fldCharType="separate"/>
            </w:r>
            <w:r>
              <w:rPr>
                <w:noProof/>
                <w:webHidden/>
              </w:rPr>
              <w:t>6</w:t>
            </w:r>
            <w:r>
              <w:rPr>
                <w:noProof/>
                <w:webHidden/>
              </w:rPr>
              <w:fldChar w:fldCharType="end"/>
            </w:r>
          </w:hyperlink>
        </w:p>
        <w:p w14:paraId="7926B34C" w14:textId="1EF29784" w:rsidR="00A33D86" w:rsidRDefault="00A33D86">
          <w:pPr>
            <w:pStyle w:val="TOC1"/>
            <w:tabs>
              <w:tab w:val="right" w:leader="dot" w:pos="9350"/>
            </w:tabs>
            <w:rPr>
              <w:noProof/>
              <w:kern w:val="2"/>
              <w:lang w:eastAsia="en-GB"/>
              <w14:ligatures w14:val="standardContextual"/>
            </w:rPr>
          </w:pPr>
          <w:hyperlink w:anchor="_Toc226570405" w:history="1">
            <w:r w:rsidRPr="00B4274B">
              <w:rPr>
                <w:rStyle w:val="Hyperlink"/>
                <w:rFonts w:eastAsia="Arial" w:cs="Arial"/>
                <w:noProof/>
              </w:rPr>
              <w:t>2.1Literature review</w:t>
            </w:r>
            <w:r>
              <w:rPr>
                <w:noProof/>
                <w:webHidden/>
              </w:rPr>
              <w:tab/>
            </w:r>
            <w:r>
              <w:rPr>
                <w:noProof/>
                <w:webHidden/>
              </w:rPr>
              <w:fldChar w:fldCharType="begin"/>
            </w:r>
            <w:r>
              <w:rPr>
                <w:noProof/>
                <w:webHidden/>
              </w:rPr>
              <w:instrText xml:space="preserve"> PAGEREF _Toc226570405 \h </w:instrText>
            </w:r>
            <w:r>
              <w:rPr>
                <w:noProof/>
                <w:webHidden/>
              </w:rPr>
            </w:r>
            <w:r>
              <w:rPr>
                <w:noProof/>
                <w:webHidden/>
              </w:rPr>
              <w:fldChar w:fldCharType="separate"/>
            </w:r>
            <w:r>
              <w:rPr>
                <w:noProof/>
                <w:webHidden/>
              </w:rPr>
              <w:t>6</w:t>
            </w:r>
            <w:r>
              <w:rPr>
                <w:noProof/>
                <w:webHidden/>
              </w:rPr>
              <w:fldChar w:fldCharType="end"/>
            </w:r>
          </w:hyperlink>
        </w:p>
        <w:p w14:paraId="5CB96484" w14:textId="5AA62306"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06" w:history="1">
            <w:r w:rsidRPr="00B4274B">
              <w:rPr>
                <w:rStyle w:val="Hyperlink"/>
                <w:noProof/>
              </w:rPr>
              <w:t>Hegemonic Masculinity</w:t>
            </w:r>
            <w:r>
              <w:rPr>
                <w:noProof/>
                <w:webHidden/>
              </w:rPr>
              <w:tab/>
            </w:r>
            <w:r>
              <w:rPr>
                <w:noProof/>
                <w:webHidden/>
              </w:rPr>
              <w:fldChar w:fldCharType="begin"/>
            </w:r>
            <w:r>
              <w:rPr>
                <w:noProof/>
                <w:webHidden/>
              </w:rPr>
              <w:instrText xml:space="preserve"> PAGEREF _Toc226570406 \h </w:instrText>
            </w:r>
            <w:r>
              <w:rPr>
                <w:noProof/>
                <w:webHidden/>
              </w:rPr>
            </w:r>
            <w:r>
              <w:rPr>
                <w:noProof/>
                <w:webHidden/>
              </w:rPr>
              <w:fldChar w:fldCharType="separate"/>
            </w:r>
            <w:r>
              <w:rPr>
                <w:noProof/>
                <w:webHidden/>
              </w:rPr>
              <w:t>6</w:t>
            </w:r>
            <w:r>
              <w:rPr>
                <w:noProof/>
                <w:webHidden/>
              </w:rPr>
              <w:fldChar w:fldCharType="end"/>
            </w:r>
          </w:hyperlink>
        </w:p>
        <w:p w14:paraId="4F520A2C" w14:textId="6C503B6A"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07" w:history="1">
            <w:r w:rsidRPr="00B4274B">
              <w:rPr>
                <w:rStyle w:val="Hyperlink"/>
                <w:noProof/>
              </w:rPr>
              <w:t>Incelverse</w:t>
            </w:r>
            <w:r>
              <w:rPr>
                <w:noProof/>
                <w:webHidden/>
              </w:rPr>
              <w:tab/>
            </w:r>
            <w:r>
              <w:rPr>
                <w:noProof/>
                <w:webHidden/>
              </w:rPr>
              <w:fldChar w:fldCharType="begin"/>
            </w:r>
            <w:r>
              <w:rPr>
                <w:noProof/>
                <w:webHidden/>
              </w:rPr>
              <w:instrText xml:space="preserve"> PAGEREF _Toc226570407 \h </w:instrText>
            </w:r>
            <w:r>
              <w:rPr>
                <w:noProof/>
                <w:webHidden/>
              </w:rPr>
            </w:r>
            <w:r>
              <w:rPr>
                <w:noProof/>
                <w:webHidden/>
              </w:rPr>
              <w:fldChar w:fldCharType="separate"/>
            </w:r>
            <w:r>
              <w:rPr>
                <w:noProof/>
                <w:webHidden/>
              </w:rPr>
              <w:t>7</w:t>
            </w:r>
            <w:r>
              <w:rPr>
                <w:noProof/>
                <w:webHidden/>
              </w:rPr>
              <w:fldChar w:fldCharType="end"/>
            </w:r>
          </w:hyperlink>
        </w:p>
        <w:p w14:paraId="195D1B3E" w14:textId="08A5D18B"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08" w:history="1">
            <w:r w:rsidRPr="00B4274B">
              <w:rPr>
                <w:rStyle w:val="Hyperlink"/>
                <w:noProof/>
              </w:rPr>
              <w:t>Social media influencer</w:t>
            </w:r>
            <w:r>
              <w:rPr>
                <w:noProof/>
                <w:webHidden/>
              </w:rPr>
              <w:tab/>
            </w:r>
            <w:r>
              <w:rPr>
                <w:noProof/>
                <w:webHidden/>
              </w:rPr>
              <w:fldChar w:fldCharType="begin"/>
            </w:r>
            <w:r>
              <w:rPr>
                <w:noProof/>
                <w:webHidden/>
              </w:rPr>
              <w:instrText xml:space="preserve"> PAGEREF _Toc226570408 \h </w:instrText>
            </w:r>
            <w:r>
              <w:rPr>
                <w:noProof/>
                <w:webHidden/>
              </w:rPr>
            </w:r>
            <w:r>
              <w:rPr>
                <w:noProof/>
                <w:webHidden/>
              </w:rPr>
              <w:fldChar w:fldCharType="separate"/>
            </w:r>
            <w:r>
              <w:rPr>
                <w:noProof/>
                <w:webHidden/>
              </w:rPr>
              <w:t>10</w:t>
            </w:r>
            <w:r>
              <w:rPr>
                <w:noProof/>
                <w:webHidden/>
              </w:rPr>
              <w:fldChar w:fldCharType="end"/>
            </w:r>
          </w:hyperlink>
        </w:p>
        <w:p w14:paraId="23EAEA86" w14:textId="132ABA2D" w:rsidR="00A33D86" w:rsidRDefault="00A33D86">
          <w:pPr>
            <w:pStyle w:val="TOC1"/>
            <w:tabs>
              <w:tab w:val="right" w:leader="dot" w:pos="9350"/>
            </w:tabs>
            <w:rPr>
              <w:noProof/>
              <w:kern w:val="2"/>
              <w:lang w:eastAsia="en-GB"/>
              <w14:ligatures w14:val="standardContextual"/>
            </w:rPr>
          </w:pPr>
          <w:hyperlink w:anchor="_Toc226570409" w:history="1">
            <w:r w:rsidRPr="00B4274B">
              <w:rPr>
                <w:rStyle w:val="Hyperlink"/>
                <w:rFonts w:eastAsia="Arial" w:cs="Arial"/>
                <w:noProof/>
              </w:rPr>
              <w:t>Methodology</w:t>
            </w:r>
            <w:r>
              <w:rPr>
                <w:noProof/>
                <w:webHidden/>
              </w:rPr>
              <w:tab/>
            </w:r>
            <w:r>
              <w:rPr>
                <w:noProof/>
                <w:webHidden/>
              </w:rPr>
              <w:fldChar w:fldCharType="begin"/>
            </w:r>
            <w:r>
              <w:rPr>
                <w:noProof/>
                <w:webHidden/>
              </w:rPr>
              <w:instrText xml:space="preserve"> PAGEREF _Toc226570409 \h </w:instrText>
            </w:r>
            <w:r>
              <w:rPr>
                <w:noProof/>
                <w:webHidden/>
              </w:rPr>
            </w:r>
            <w:r>
              <w:rPr>
                <w:noProof/>
                <w:webHidden/>
              </w:rPr>
              <w:fldChar w:fldCharType="separate"/>
            </w:r>
            <w:r>
              <w:rPr>
                <w:noProof/>
                <w:webHidden/>
              </w:rPr>
              <w:t>11</w:t>
            </w:r>
            <w:r>
              <w:rPr>
                <w:noProof/>
                <w:webHidden/>
              </w:rPr>
              <w:fldChar w:fldCharType="end"/>
            </w:r>
          </w:hyperlink>
        </w:p>
        <w:p w14:paraId="0633D7B9" w14:textId="358C7D09" w:rsidR="00A33D86" w:rsidRDefault="00A33D86">
          <w:pPr>
            <w:pStyle w:val="TOC2"/>
            <w:tabs>
              <w:tab w:val="right" w:leader="dot" w:pos="9350"/>
            </w:tabs>
            <w:rPr>
              <w:noProof/>
              <w:kern w:val="2"/>
              <w:lang w:eastAsia="en-GB"/>
              <w14:ligatures w14:val="standardContextual"/>
            </w:rPr>
          </w:pPr>
          <w:hyperlink w:anchor="_Toc226570410" w:history="1">
            <w:r w:rsidRPr="00B4274B">
              <w:rPr>
                <w:rStyle w:val="Hyperlink"/>
                <w:rFonts w:eastAsia="Arial" w:cs="Arial"/>
                <w:noProof/>
              </w:rPr>
              <w:t>Aims/Research Question</w:t>
            </w:r>
            <w:r>
              <w:rPr>
                <w:noProof/>
                <w:webHidden/>
              </w:rPr>
              <w:tab/>
            </w:r>
            <w:r>
              <w:rPr>
                <w:noProof/>
                <w:webHidden/>
              </w:rPr>
              <w:fldChar w:fldCharType="begin"/>
            </w:r>
            <w:r>
              <w:rPr>
                <w:noProof/>
                <w:webHidden/>
              </w:rPr>
              <w:instrText xml:space="preserve"> PAGEREF _Toc226570410 \h </w:instrText>
            </w:r>
            <w:r>
              <w:rPr>
                <w:noProof/>
                <w:webHidden/>
              </w:rPr>
            </w:r>
            <w:r>
              <w:rPr>
                <w:noProof/>
                <w:webHidden/>
              </w:rPr>
              <w:fldChar w:fldCharType="separate"/>
            </w:r>
            <w:r>
              <w:rPr>
                <w:noProof/>
                <w:webHidden/>
              </w:rPr>
              <w:t>11</w:t>
            </w:r>
            <w:r>
              <w:rPr>
                <w:noProof/>
                <w:webHidden/>
              </w:rPr>
              <w:fldChar w:fldCharType="end"/>
            </w:r>
          </w:hyperlink>
        </w:p>
        <w:p w14:paraId="0DE77ACC" w14:textId="10969907" w:rsidR="00A33D86" w:rsidRDefault="00A33D86">
          <w:pPr>
            <w:pStyle w:val="TOC2"/>
            <w:tabs>
              <w:tab w:val="right" w:leader="dot" w:pos="9350"/>
            </w:tabs>
            <w:rPr>
              <w:noProof/>
              <w:kern w:val="2"/>
              <w:lang w:eastAsia="en-GB"/>
              <w14:ligatures w14:val="standardContextual"/>
            </w:rPr>
          </w:pPr>
          <w:hyperlink w:anchor="_Toc226570411" w:history="1">
            <w:r w:rsidRPr="00B4274B">
              <w:rPr>
                <w:rStyle w:val="Hyperlink"/>
                <w:noProof/>
              </w:rPr>
              <w:t>Gender Order Theory</w:t>
            </w:r>
            <w:r>
              <w:rPr>
                <w:noProof/>
                <w:webHidden/>
              </w:rPr>
              <w:tab/>
            </w:r>
            <w:r>
              <w:rPr>
                <w:noProof/>
                <w:webHidden/>
              </w:rPr>
              <w:fldChar w:fldCharType="begin"/>
            </w:r>
            <w:r>
              <w:rPr>
                <w:noProof/>
                <w:webHidden/>
              </w:rPr>
              <w:instrText xml:space="preserve"> PAGEREF _Toc226570411 \h </w:instrText>
            </w:r>
            <w:r>
              <w:rPr>
                <w:noProof/>
                <w:webHidden/>
              </w:rPr>
            </w:r>
            <w:r>
              <w:rPr>
                <w:noProof/>
                <w:webHidden/>
              </w:rPr>
              <w:fldChar w:fldCharType="separate"/>
            </w:r>
            <w:r>
              <w:rPr>
                <w:noProof/>
                <w:webHidden/>
              </w:rPr>
              <w:t>11</w:t>
            </w:r>
            <w:r>
              <w:rPr>
                <w:noProof/>
                <w:webHidden/>
              </w:rPr>
              <w:fldChar w:fldCharType="end"/>
            </w:r>
          </w:hyperlink>
        </w:p>
        <w:p w14:paraId="045EAC7E" w14:textId="5948E9C0" w:rsidR="00A33D86" w:rsidRDefault="00A33D86">
          <w:pPr>
            <w:pStyle w:val="TOC2"/>
            <w:tabs>
              <w:tab w:val="right" w:leader="dot" w:pos="9350"/>
            </w:tabs>
            <w:rPr>
              <w:noProof/>
              <w:kern w:val="2"/>
              <w:lang w:eastAsia="en-GB"/>
              <w14:ligatures w14:val="standardContextual"/>
            </w:rPr>
          </w:pPr>
          <w:hyperlink w:anchor="_Toc226570412" w:history="1">
            <w:r w:rsidRPr="00B4274B">
              <w:rPr>
                <w:rStyle w:val="Hyperlink"/>
                <w:noProof/>
              </w:rPr>
              <w:t>Parameters of Secondary Research</w:t>
            </w:r>
            <w:r>
              <w:rPr>
                <w:noProof/>
                <w:webHidden/>
              </w:rPr>
              <w:tab/>
            </w:r>
            <w:r>
              <w:rPr>
                <w:noProof/>
                <w:webHidden/>
              </w:rPr>
              <w:fldChar w:fldCharType="begin"/>
            </w:r>
            <w:r>
              <w:rPr>
                <w:noProof/>
                <w:webHidden/>
              </w:rPr>
              <w:instrText xml:space="preserve"> PAGEREF _Toc226570412 \h </w:instrText>
            </w:r>
            <w:r>
              <w:rPr>
                <w:noProof/>
                <w:webHidden/>
              </w:rPr>
            </w:r>
            <w:r>
              <w:rPr>
                <w:noProof/>
                <w:webHidden/>
              </w:rPr>
              <w:fldChar w:fldCharType="separate"/>
            </w:r>
            <w:r>
              <w:rPr>
                <w:noProof/>
                <w:webHidden/>
              </w:rPr>
              <w:t>12</w:t>
            </w:r>
            <w:r>
              <w:rPr>
                <w:noProof/>
                <w:webHidden/>
              </w:rPr>
              <w:fldChar w:fldCharType="end"/>
            </w:r>
          </w:hyperlink>
        </w:p>
        <w:p w14:paraId="3F0C2315" w14:textId="6D005C70"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3" w:history="1">
            <w:r w:rsidRPr="00B4274B">
              <w:rPr>
                <w:rStyle w:val="Hyperlink"/>
                <w:noProof/>
              </w:rPr>
              <w:t>Search terms</w:t>
            </w:r>
            <w:r>
              <w:rPr>
                <w:noProof/>
                <w:webHidden/>
              </w:rPr>
              <w:tab/>
            </w:r>
            <w:r>
              <w:rPr>
                <w:noProof/>
                <w:webHidden/>
              </w:rPr>
              <w:fldChar w:fldCharType="begin"/>
            </w:r>
            <w:r>
              <w:rPr>
                <w:noProof/>
                <w:webHidden/>
              </w:rPr>
              <w:instrText xml:space="preserve"> PAGEREF _Toc226570413 \h </w:instrText>
            </w:r>
            <w:r>
              <w:rPr>
                <w:noProof/>
                <w:webHidden/>
              </w:rPr>
            </w:r>
            <w:r>
              <w:rPr>
                <w:noProof/>
                <w:webHidden/>
              </w:rPr>
              <w:fldChar w:fldCharType="separate"/>
            </w:r>
            <w:r>
              <w:rPr>
                <w:noProof/>
                <w:webHidden/>
              </w:rPr>
              <w:t>12</w:t>
            </w:r>
            <w:r>
              <w:rPr>
                <w:noProof/>
                <w:webHidden/>
              </w:rPr>
              <w:fldChar w:fldCharType="end"/>
            </w:r>
          </w:hyperlink>
        </w:p>
        <w:p w14:paraId="4FAAB724" w14:textId="5BA5FA70"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4" w:history="1">
            <w:r w:rsidRPr="00B4274B">
              <w:rPr>
                <w:rStyle w:val="Hyperlink"/>
                <w:noProof/>
              </w:rPr>
              <w:t>Database</w:t>
            </w:r>
            <w:r>
              <w:rPr>
                <w:noProof/>
                <w:webHidden/>
              </w:rPr>
              <w:tab/>
            </w:r>
            <w:r>
              <w:rPr>
                <w:noProof/>
                <w:webHidden/>
              </w:rPr>
              <w:fldChar w:fldCharType="begin"/>
            </w:r>
            <w:r>
              <w:rPr>
                <w:noProof/>
                <w:webHidden/>
              </w:rPr>
              <w:instrText xml:space="preserve"> PAGEREF _Toc226570414 \h </w:instrText>
            </w:r>
            <w:r>
              <w:rPr>
                <w:noProof/>
                <w:webHidden/>
              </w:rPr>
            </w:r>
            <w:r>
              <w:rPr>
                <w:noProof/>
                <w:webHidden/>
              </w:rPr>
              <w:fldChar w:fldCharType="separate"/>
            </w:r>
            <w:r>
              <w:rPr>
                <w:noProof/>
                <w:webHidden/>
              </w:rPr>
              <w:t>12</w:t>
            </w:r>
            <w:r>
              <w:rPr>
                <w:noProof/>
                <w:webHidden/>
              </w:rPr>
              <w:fldChar w:fldCharType="end"/>
            </w:r>
          </w:hyperlink>
        </w:p>
        <w:p w14:paraId="6340CA1A" w14:textId="63972564"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5" w:history="1">
            <w:r w:rsidRPr="00B4274B">
              <w:rPr>
                <w:rStyle w:val="Hyperlink"/>
                <w:noProof/>
              </w:rPr>
              <w:t>Include and exclusion criteria</w:t>
            </w:r>
            <w:r>
              <w:rPr>
                <w:noProof/>
                <w:webHidden/>
              </w:rPr>
              <w:tab/>
            </w:r>
            <w:r>
              <w:rPr>
                <w:noProof/>
                <w:webHidden/>
              </w:rPr>
              <w:fldChar w:fldCharType="begin"/>
            </w:r>
            <w:r>
              <w:rPr>
                <w:noProof/>
                <w:webHidden/>
              </w:rPr>
              <w:instrText xml:space="preserve"> PAGEREF _Toc226570415 \h </w:instrText>
            </w:r>
            <w:r>
              <w:rPr>
                <w:noProof/>
                <w:webHidden/>
              </w:rPr>
            </w:r>
            <w:r>
              <w:rPr>
                <w:noProof/>
                <w:webHidden/>
              </w:rPr>
              <w:fldChar w:fldCharType="separate"/>
            </w:r>
            <w:r>
              <w:rPr>
                <w:noProof/>
                <w:webHidden/>
              </w:rPr>
              <w:t>12</w:t>
            </w:r>
            <w:r>
              <w:rPr>
                <w:noProof/>
                <w:webHidden/>
              </w:rPr>
              <w:fldChar w:fldCharType="end"/>
            </w:r>
          </w:hyperlink>
        </w:p>
        <w:p w14:paraId="4796221C" w14:textId="78F3EE29"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6" w:history="1">
            <w:r w:rsidRPr="00B4274B">
              <w:rPr>
                <w:rStyle w:val="Hyperlink"/>
                <w:rFonts w:eastAsia="Arial" w:cs="Arial"/>
                <w:noProof/>
              </w:rPr>
              <w:t>Design</w:t>
            </w:r>
            <w:r>
              <w:rPr>
                <w:noProof/>
                <w:webHidden/>
              </w:rPr>
              <w:tab/>
            </w:r>
            <w:r>
              <w:rPr>
                <w:noProof/>
                <w:webHidden/>
              </w:rPr>
              <w:fldChar w:fldCharType="begin"/>
            </w:r>
            <w:r>
              <w:rPr>
                <w:noProof/>
                <w:webHidden/>
              </w:rPr>
              <w:instrText xml:space="preserve"> PAGEREF _Toc226570416 \h </w:instrText>
            </w:r>
            <w:r>
              <w:rPr>
                <w:noProof/>
                <w:webHidden/>
              </w:rPr>
            </w:r>
            <w:r>
              <w:rPr>
                <w:noProof/>
                <w:webHidden/>
              </w:rPr>
              <w:fldChar w:fldCharType="separate"/>
            </w:r>
            <w:r>
              <w:rPr>
                <w:noProof/>
                <w:webHidden/>
              </w:rPr>
              <w:t>13</w:t>
            </w:r>
            <w:r>
              <w:rPr>
                <w:noProof/>
                <w:webHidden/>
              </w:rPr>
              <w:fldChar w:fldCharType="end"/>
            </w:r>
          </w:hyperlink>
        </w:p>
        <w:p w14:paraId="65A75DC4" w14:textId="680F87CA"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7" w:history="1">
            <w:r w:rsidRPr="00B4274B">
              <w:rPr>
                <w:rStyle w:val="Hyperlink"/>
                <w:rFonts w:eastAsia="Arial" w:cs="Arial"/>
                <w:noProof/>
              </w:rPr>
              <w:t>Procedure</w:t>
            </w:r>
            <w:r>
              <w:rPr>
                <w:noProof/>
                <w:webHidden/>
              </w:rPr>
              <w:tab/>
            </w:r>
            <w:r>
              <w:rPr>
                <w:noProof/>
                <w:webHidden/>
              </w:rPr>
              <w:fldChar w:fldCharType="begin"/>
            </w:r>
            <w:r>
              <w:rPr>
                <w:noProof/>
                <w:webHidden/>
              </w:rPr>
              <w:instrText xml:space="preserve"> PAGEREF _Toc226570417 \h </w:instrText>
            </w:r>
            <w:r>
              <w:rPr>
                <w:noProof/>
                <w:webHidden/>
              </w:rPr>
            </w:r>
            <w:r>
              <w:rPr>
                <w:noProof/>
                <w:webHidden/>
              </w:rPr>
              <w:fldChar w:fldCharType="separate"/>
            </w:r>
            <w:r>
              <w:rPr>
                <w:noProof/>
                <w:webHidden/>
              </w:rPr>
              <w:t>13</w:t>
            </w:r>
            <w:r>
              <w:rPr>
                <w:noProof/>
                <w:webHidden/>
              </w:rPr>
              <w:fldChar w:fldCharType="end"/>
            </w:r>
          </w:hyperlink>
        </w:p>
        <w:p w14:paraId="60C520FC" w14:textId="49688280"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8" w:history="1">
            <w:r w:rsidRPr="00B4274B">
              <w:rPr>
                <w:rStyle w:val="Hyperlink"/>
                <w:rFonts w:eastAsia="Arial" w:cs="Arial"/>
                <w:noProof/>
              </w:rPr>
              <w:t>Ethics</w:t>
            </w:r>
            <w:r>
              <w:rPr>
                <w:noProof/>
                <w:webHidden/>
              </w:rPr>
              <w:tab/>
            </w:r>
            <w:r>
              <w:rPr>
                <w:noProof/>
                <w:webHidden/>
              </w:rPr>
              <w:fldChar w:fldCharType="begin"/>
            </w:r>
            <w:r>
              <w:rPr>
                <w:noProof/>
                <w:webHidden/>
              </w:rPr>
              <w:instrText xml:space="preserve"> PAGEREF _Toc226570418 \h </w:instrText>
            </w:r>
            <w:r>
              <w:rPr>
                <w:noProof/>
                <w:webHidden/>
              </w:rPr>
            </w:r>
            <w:r>
              <w:rPr>
                <w:noProof/>
                <w:webHidden/>
              </w:rPr>
              <w:fldChar w:fldCharType="separate"/>
            </w:r>
            <w:r>
              <w:rPr>
                <w:noProof/>
                <w:webHidden/>
              </w:rPr>
              <w:t>14</w:t>
            </w:r>
            <w:r>
              <w:rPr>
                <w:noProof/>
                <w:webHidden/>
              </w:rPr>
              <w:fldChar w:fldCharType="end"/>
            </w:r>
          </w:hyperlink>
        </w:p>
        <w:p w14:paraId="058F5C43" w14:textId="0167A499"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19" w:history="1">
            <w:r w:rsidRPr="00B4274B">
              <w:rPr>
                <w:rStyle w:val="Hyperlink"/>
                <w:rFonts w:eastAsia="Arial" w:cs="Arial"/>
                <w:noProof/>
              </w:rPr>
              <w:t>Analysis</w:t>
            </w:r>
            <w:r>
              <w:rPr>
                <w:noProof/>
                <w:webHidden/>
              </w:rPr>
              <w:tab/>
            </w:r>
            <w:r>
              <w:rPr>
                <w:noProof/>
                <w:webHidden/>
              </w:rPr>
              <w:fldChar w:fldCharType="begin"/>
            </w:r>
            <w:r>
              <w:rPr>
                <w:noProof/>
                <w:webHidden/>
              </w:rPr>
              <w:instrText xml:space="preserve"> PAGEREF _Toc226570419 \h </w:instrText>
            </w:r>
            <w:r>
              <w:rPr>
                <w:noProof/>
                <w:webHidden/>
              </w:rPr>
            </w:r>
            <w:r>
              <w:rPr>
                <w:noProof/>
                <w:webHidden/>
              </w:rPr>
              <w:fldChar w:fldCharType="separate"/>
            </w:r>
            <w:r>
              <w:rPr>
                <w:noProof/>
                <w:webHidden/>
              </w:rPr>
              <w:t>14</w:t>
            </w:r>
            <w:r>
              <w:rPr>
                <w:noProof/>
                <w:webHidden/>
              </w:rPr>
              <w:fldChar w:fldCharType="end"/>
            </w:r>
          </w:hyperlink>
        </w:p>
        <w:p w14:paraId="67D31B5A" w14:textId="3C1AE975" w:rsidR="00A33D86" w:rsidRDefault="00A33D86">
          <w:pPr>
            <w:pStyle w:val="TOC1"/>
            <w:tabs>
              <w:tab w:val="right" w:leader="dot" w:pos="9350"/>
            </w:tabs>
            <w:rPr>
              <w:noProof/>
              <w:kern w:val="2"/>
              <w:lang w:eastAsia="en-GB"/>
              <w14:ligatures w14:val="standardContextual"/>
            </w:rPr>
          </w:pPr>
          <w:hyperlink w:anchor="_Toc226570420" w:history="1">
            <w:r w:rsidRPr="00B4274B">
              <w:rPr>
                <w:rStyle w:val="Hyperlink"/>
                <w:noProof/>
              </w:rPr>
              <w:t>Findings</w:t>
            </w:r>
            <w:r>
              <w:rPr>
                <w:noProof/>
                <w:webHidden/>
              </w:rPr>
              <w:tab/>
            </w:r>
            <w:r>
              <w:rPr>
                <w:noProof/>
                <w:webHidden/>
              </w:rPr>
              <w:fldChar w:fldCharType="begin"/>
            </w:r>
            <w:r>
              <w:rPr>
                <w:noProof/>
                <w:webHidden/>
              </w:rPr>
              <w:instrText xml:space="preserve"> PAGEREF _Toc226570420 \h </w:instrText>
            </w:r>
            <w:r>
              <w:rPr>
                <w:noProof/>
                <w:webHidden/>
              </w:rPr>
            </w:r>
            <w:r>
              <w:rPr>
                <w:noProof/>
                <w:webHidden/>
              </w:rPr>
              <w:fldChar w:fldCharType="separate"/>
            </w:r>
            <w:r>
              <w:rPr>
                <w:noProof/>
                <w:webHidden/>
              </w:rPr>
              <w:t>16</w:t>
            </w:r>
            <w:r>
              <w:rPr>
                <w:noProof/>
                <w:webHidden/>
              </w:rPr>
              <w:fldChar w:fldCharType="end"/>
            </w:r>
          </w:hyperlink>
        </w:p>
        <w:p w14:paraId="28CD418F" w14:textId="5E5B2282" w:rsidR="00A33D86" w:rsidRDefault="00A33D86">
          <w:pPr>
            <w:pStyle w:val="TOC2"/>
            <w:tabs>
              <w:tab w:val="right" w:leader="dot" w:pos="9350"/>
            </w:tabs>
            <w:rPr>
              <w:noProof/>
              <w:kern w:val="2"/>
              <w:lang w:eastAsia="en-GB"/>
              <w14:ligatures w14:val="standardContextual"/>
            </w:rPr>
          </w:pPr>
          <w:hyperlink w:anchor="_Toc226570421" w:history="1">
            <w:r w:rsidRPr="00B4274B">
              <w:rPr>
                <w:rStyle w:val="Hyperlink"/>
                <w:noProof/>
              </w:rPr>
              <w:t>Internet Pipeline</w:t>
            </w:r>
            <w:r>
              <w:rPr>
                <w:noProof/>
                <w:webHidden/>
              </w:rPr>
              <w:tab/>
            </w:r>
            <w:r>
              <w:rPr>
                <w:noProof/>
                <w:webHidden/>
              </w:rPr>
              <w:fldChar w:fldCharType="begin"/>
            </w:r>
            <w:r>
              <w:rPr>
                <w:noProof/>
                <w:webHidden/>
              </w:rPr>
              <w:instrText xml:space="preserve"> PAGEREF _Toc226570421 \h </w:instrText>
            </w:r>
            <w:r>
              <w:rPr>
                <w:noProof/>
                <w:webHidden/>
              </w:rPr>
            </w:r>
            <w:r>
              <w:rPr>
                <w:noProof/>
                <w:webHidden/>
              </w:rPr>
              <w:fldChar w:fldCharType="separate"/>
            </w:r>
            <w:r>
              <w:rPr>
                <w:noProof/>
                <w:webHidden/>
              </w:rPr>
              <w:t>17</w:t>
            </w:r>
            <w:r>
              <w:rPr>
                <w:noProof/>
                <w:webHidden/>
              </w:rPr>
              <w:fldChar w:fldCharType="end"/>
            </w:r>
          </w:hyperlink>
        </w:p>
        <w:p w14:paraId="6558DA12" w14:textId="7F6161D8" w:rsidR="00A33D86" w:rsidRDefault="00A33D86">
          <w:pPr>
            <w:pStyle w:val="TOC2"/>
            <w:tabs>
              <w:tab w:val="right" w:leader="dot" w:pos="9350"/>
            </w:tabs>
            <w:rPr>
              <w:noProof/>
              <w:kern w:val="2"/>
              <w:lang w:eastAsia="en-GB"/>
              <w14:ligatures w14:val="standardContextual"/>
            </w:rPr>
          </w:pPr>
          <w:hyperlink w:anchor="_Toc226570422" w:history="1">
            <w:r w:rsidRPr="00B4274B">
              <w:rPr>
                <w:rStyle w:val="Hyperlink"/>
                <w:noProof/>
              </w:rPr>
              <w:t>Ideological dogma</w:t>
            </w:r>
            <w:r>
              <w:rPr>
                <w:noProof/>
                <w:webHidden/>
              </w:rPr>
              <w:tab/>
            </w:r>
            <w:r>
              <w:rPr>
                <w:noProof/>
                <w:webHidden/>
              </w:rPr>
              <w:fldChar w:fldCharType="begin"/>
            </w:r>
            <w:r>
              <w:rPr>
                <w:noProof/>
                <w:webHidden/>
              </w:rPr>
              <w:instrText xml:space="preserve"> PAGEREF _Toc226570422 \h </w:instrText>
            </w:r>
            <w:r>
              <w:rPr>
                <w:noProof/>
                <w:webHidden/>
              </w:rPr>
            </w:r>
            <w:r>
              <w:rPr>
                <w:noProof/>
                <w:webHidden/>
              </w:rPr>
              <w:fldChar w:fldCharType="separate"/>
            </w:r>
            <w:r>
              <w:rPr>
                <w:noProof/>
                <w:webHidden/>
              </w:rPr>
              <w:t>18</w:t>
            </w:r>
            <w:r>
              <w:rPr>
                <w:noProof/>
                <w:webHidden/>
              </w:rPr>
              <w:fldChar w:fldCharType="end"/>
            </w:r>
          </w:hyperlink>
        </w:p>
        <w:p w14:paraId="1CB2DD8D" w14:textId="7AF04686" w:rsidR="00A33D86" w:rsidRDefault="00A33D86">
          <w:pPr>
            <w:pStyle w:val="TOC2"/>
            <w:tabs>
              <w:tab w:val="right" w:leader="dot" w:pos="9350"/>
            </w:tabs>
            <w:rPr>
              <w:noProof/>
              <w:kern w:val="2"/>
              <w:lang w:eastAsia="en-GB"/>
              <w14:ligatures w14:val="standardContextual"/>
            </w:rPr>
          </w:pPr>
          <w:hyperlink w:anchor="_Toc226570423" w:history="1">
            <w:r w:rsidRPr="00B4274B">
              <w:rPr>
                <w:rStyle w:val="Hyperlink"/>
                <w:noProof/>
              </w:rPr>
              <w:t>Incel- Adjacent Content and the Mainstream Reinforcement of Incel Ideology</w:t>
            </w:r>
            <w:r>
              <w:rPr>
                <w:noProof/>
                <w:webHidden/>
              </w:rPr>
              <w:tab/>
            </w:r>
            <w:r>
              <w:rPr>
                <w:noProof/>
                <w:webHidden/>
              </w:rPr>
              <w:fldChar w:fldCharType="begin"/>
            </w:r>
            <w:r>
              <w:rPr>
                <w:noProof/>
                <w:webHidden/>
              </w:rPr>
              <w:instrText xml:space="preserve"> PAGEREF _Toc226570423 \h </w:instrText>
            </w:r>
            <w:r>
              <w:rPr>
                <w:noProof/>
                <w:webHidden/>
              </w:rPr>
            </w:r>
            <w:r>
              <w:rPr>
                <w:noProof/>
                <w:webHidden/>
              </w:rPr>
              <w:fldChar w:fldCharType="separate"/>
            </w:r>
            <w:r>
              <w:rPr>
                <w:noProof/>
                <w:webHidden/>
              </w:rPr>
              <w:t>21</w:t>
            </w:r>
            <w:r>
              <w:rPr>
                <w:noProof/>
                <w:webHidden/>
              </w:rPr>
              <w:fldChar w:fldCharType="end"/>
            </w:r>
          </w:hyperlink>
        </w:p>
        <w:p w14:paraId="14EA2B1D" w14:textId="04743EC9" w:rsidR="00A33D86" w:rsidRDefault="00A33D86">
          <w:pPr>
            <w:pStyle w:val="TOC1"/>
            <w:tabs>
              <w:tab w:val="right" w:leader="dot" w:pos="9350"/>
            </w:tabs>
            <w:rPr>
              <w:noProof/>
              <w:kern w:val="2"/>
              <w:lang w:eastAsia="en-GB"/>
              <w14:ligatures w14:val="standardContextual"/>
            </w:rPr>
          </w:pPr>
          <w:hyperlink w:anchor="_Toc226570424" w:history="1">
            <w:r w:rsidRPr="00B4274B">
              <w:rPr>
                <w:rStyle w:val="Hyperlink"/>
                <w:noProof/>
              </w:rPr>
              <w:t>Discussion</w:t>
            </w:r>
            <w:r>
              <w:rPr>
                <w:noProof/>
                <w:webHidden/>
              </w:rPr>
              <w:tab/>
            </w:r>
            <w:r>
              <w:rPr>
                <w:noProof/>
                <w:webHidden/>
              </w:rPr>
              <w:fldChar w:fldCharType="begin"/>
            </w:r>
            <w:r>
              <w:rPr>
                <w:noProof/>
                <w:webHidden/>
              </w:rPr>
              <w:instrText xml:space="preserve"> PAGEREF _Toc226570424 \h </w:instrText>
            </w:r>
            <w:r>
              <w:rPr>
                <w:noProof/>
                <w:webHidden/>
              </w:rPr>
            </w:r>
            <w:r>
              <w:rPr>
                <w:noProof/>
                <w:webHidden/>
              </w:rPr>
              <w:fldChar w:fldCharType="separate"/>
            </w:r>
            <w:r>
              <w:rPr>
                <w:noProof/>
                <w:webHidden/>
              </w:rPr>
              <w:t>25</w:t>
            </w:r>
            <w:r>
              <w:rPr>
                <w:noProof/>
                <w:webHidden/>
              </w:rPr>
              <w:fldChar w:fldCharType="end"/>
            </w:r>
          </w:hyperlink>
        </w:p>
        <w:p w14:paraId="7684B68C" w14:textId="6715DB1E" w:rsidR="00A33D86" w:rsidRDefault="00A33D86">
          <w:pPr>
            <w:pStyle w:val="TOC1"/>
            <w:tabs>
              <w:tab w:val="right" w:leader="dot" w:pos="9350"/>
            </w:tabs>
            <w:rPr>
              <w:noProof/>
              <w:kern w:val="2"/>
              <w:lang w:eastAsia="en-GB"/>
              <w14:ligatures w14:val="standardContextual"/>
            </w:rPr>
          </w:pPr>
          <w:hyperlink w:anchor="_Toc226570425" w:history="1">
            <w:r w:rsidRPr="00B4274B">
              <w:rPr>
                <w:rStyle w:val="Hyperlink"/>
                <w:noProof/>
              </w:rPr>
              <w:t>Reflexivity Account</w:t>
            </w:r>
            <w:r>
              <w:rPr>
                <w:noProof/>
                <w:webHidden/>
              </w:rPr>
              <w:tab/>
            </w:r>
            <w:r>
              <w:rPr>
                <w:noProof/>
                <w:webHidden/>
              </w:rPr>
              <w:fldChar w:fldCharType="begin"/>
            </w:r>
            <w:r>
              <w:rPr>
                <w:noProof/>
                <w:webHidden/>
              </w:rPr>
              <w:instrText xml:space="preserve"> PAGEREF _Toc226570425 \h </w:instrText>
            </w:r>
            <w:r>
              <w:rPr>
                <w:noProof/>
                <w:webHidden/>
              </w:rPr>
            </w:r>
            <w:r>
              <w:rPr>
                <w:noProof/>
                <w:webHidden/>
              </w:rPr>
              <w:fldChar w:fldCharType="separate"/>
            </w:r>
            <w:r>
              <w:rPr>
                <w:noProof/>
                <w:webHidden/>
              </w:rPr>
              <w:t>27</w:t>
            </w:r>
            <w:r>
              <w:rPr>
                <w:noProof/>
                <w:webHidden/>
              </w:rPr>
              <w:fldChar w:fldCharType="end"/>
            </w:r>
          </w:hyperlink>
        </w:p>
        <w:p w14:paraId="5C5C0FD8" w14:textId="7F8B5F38" w:rsidR="00A33D86" w:rsidRDefault="00A33D86">
          <w:pPr>
            <w:pStyle w:val="TOC1"/>
            <w:tabs>
              <w:tab w:val="right" w:leader="dot" w:pos="9350"/>
            </w:tabs>
            <w:rPr>
              <w:noProof/>
              <w:kern w:val="2"/>
              <w:lang w:eastAsia="en-GB"/>
              <w14:ligatures w14:val="standardContextual"/>
            </w:rPr>
          </w:pPr>
          <w:hyperlink w:anchor="_Toc226570426" w:history="1">
            <w:r w:rsidRPr="00B4274B">
              <w:rPr>
                <w:rStyle w:val="Hyperlink"/>
                <w:noProof/>
              </w:rPr>
              <w:t>Conclusion</w:t>
            </w:r>
            <w:r>
              <w:rPr>
                <w:noProof/>
                <w:webHidden/>
              </w:rPr>
              <w:tab/>
            </w:r>
            <w:r>
              <w:rPr>
                <w:noProof/>
                <w:webHidden/>
              </w:rPr>
              <w:fldChar w:fldCharType="begin"/>
            </w:r>
            <w:r>
              <w:rPr>
                <w:noProof/>
                <w:webHidden/>
              </w:rPr>
              <w:instrText xml:space="preserve"> PAGEREF _Toc226570426 \h </w:instrText>
            </w:r>
            <w:r>
              <w:rPr>
                <w:noProof/>
                <w:webHidden/>
              </w:rPr>
            </w:r>
            <w:r>
              <w:rPr>
                <w:noProof/>
                <w:webHidden/>
              </w:rPr>
              <w:fldChar w:fldCharType="separate"/>
            </w:r>
            <w:r>
              <w:rPr>
                <w:noProof/>
                <w:webHidden/>
              </w:rPr>
              <w:t>28</w:t>
            </w:r>
            <w:r>
              <w:rPr>
                <w:noProof/>
                <w:webHidden/>
              </w:rPr>
              <w:fldChar w:fldCharType="end"/>
            </w:r>
          </w:hyperlink>
        </w:p>
        <w:p w14:paraId="52D8BC64" w14:textId="0977F5CD" w:rsidR="00A33D86" w:rsidRDefault="00A33D86">
          <w:pPr>
            <w:pStyle w:val="TOC1"/>
            <w:tabs>
              <w:tab w:val="right" w:leader="dot" w:pos="9350"/>
            </w:tabs>
            <w:rPr>
              <w:noProof/>
              <w:kern w:val="2"/>
              <w:lang w:eastAsia="en-GB"/>
              <w14:ligatures w14:val="standardContextual"/>
            </w:rPr>
          </w:pPr>
          <w:hyperlink w:anchor="_Toc226570427" w:history="1">
            <w:r w:rsidRPr="00B4274B">
              <w:rPr>
                <w:rStyle w:val="Hyperlink"/>
                <w:noProof/>
              </w:rPr>
              <w:t>Reference</w:t>
            </w:r>
            <w:r>
              <w:rPr>
                <w:noProof/>
                <w:webHidden/>
              </w:rPr>
              <w:tab/>
            </w:r>
            <w:r>
              <w:rPr>
                <w:noProof/>
                <w:webHidden/>
              </w:rPr>
              <w:fldChar w:fldCharType="begin"/>
            </w:r>
            <w:r>
              <w:rPr>
                <w:noProof/>
                <w:webHidden/>
              </w:rPr>
              <w:instrText xml:space="preserve"> PAGEREF _Toc226570427 \h </w:instrText>
            </w:r>
            <w:r>
              <w:rPr>
                <w:noProof/>
                <w:webHidden/>
              </w:rPr>
            </w:r>
            <w:r>
              <w:rPr>
                <w:noProof/>
                <w:webHidden/>
              </w:rPr>
              <w:fldChar w:fldCharType="separate"/>
            </w:r>
            <w:r>
              <w:rPr>
                <w:noProof/>
                <w:webHidden/>
              </w:rPr>
              <w:t>29</w:t>
            </w:r>
            <w:r>
              <w:rPr>
                <w:noProof/>
                <w:webHidden/>
              </w:rPr>
              <w:fldChar w:fldCharType="end"/>
            </w:r>
          </w:hyperlink>
        </w:p>
        <w:p w14:paraId="5FC029E2" w14:textId="33FDEE11" w:rsidR="00A33D86" w:rsidRDefault="00A33D86">
          <w:pPr>
            <w:pStyle w:val="TOC1"/>
            <w:tabs>
              <w:tab w:val="right" w:leader="dot" w:pos="9350"/>
            </w:tabs>
            <w:rPr>
              <w:noProof/>
              <w:kern w:val="2"/>
              <w:lang w:eastAsia="en-GB"/>
              <w14:ligatures w14:val="standardContextual"/>
            </w:rPr>
          </w:pPr>
          <w:hyperlink w:anchor="_Toc226570428" w:history="1">
            <w:r w:rsidRPr="00B4274B">
              <w:rPr>
                <w:rStyle w:val="Hyperlink"/>
                <w:noProof/>
              </w:rPr>
              <w:t>Appendix</w:t>
            </w:r>
            <w:r>
              <w:rPr>
                <w:noProof/>
                <w:webHidden/>
              </w:rPr>
              <w:tab/>
            </w:r>
            <w:r>
              <w:rPr>
                <w:noProof/>
                <w:webHidden/>
              </w:rPr>
              <w:fldChar w:fldCharType="begin"/>
            </w:r>
            <w:r>
              <w:rPr>
                <w:noProof/>
                <w:webHidden/>
              </w:rPr>
              <w:instrText xml:space="preserve"> PAGEREF _Toc226570428 \h </w:instrText>
            </w:r>
            <w:r>
              <w:rPr>
                <w:noProof/>
                <w:webHidden/>
              </w:rPr>
            </w:r>
            <w:r>
              <w:rPr>
                <w:noProof/>
                <w:webHidden/>
              </w:rPr>
              <w:fldChar w:fldCharType="separate"/>
            </w:r>
            <w:r>
              <w:rPr>
                <w:noProof/>
                <w:webHidden/>
              </w:rPr>
              <w:t>32</w:t>
            </w:r>
            <w:r>
              <w:rPr>
                <w:noProof/>
                <w:webHidden/>
              </w:rPr>
              <w:fldChar w:fldCharType="end"/>
            </w:r>
          </w:hyperlink>
        </w:p>
        <w:p w14:paraId="6A13AFF8" w14:textId="122DA1AD" w:rsidR="00A33D86" w:rsidRDefault="00A33D86">
          <w:pPr>
            <w:pStyle w:val="TOC2"/>
            <w:tabs>
              <w:tab w:val="right" w:leader="dot" w:pos="9350"/>
            </w:tabs>
            <w:rPr>
              <w:noProof/>
              <w:kern w:val="2"/>
              <w:lang w:eastAsia="en-GB"/>
              <w14:ligatures w14:val="standardContextual"/>
            </w:rPr>
          </w:pPr>
          <w:hyperlink w:anchor="_Toc226570429" w:history="1">
            <w:r w:rsidRPr="00B4274B">
              <w:rPr>
                <w:rStyle w:val="Hyperlink"/>
                <w:b/>
                <w:noProof/>
              </w:rPr>
              <w:t>Appendix 1</w:t>
            </w:r>
            <w:r w:rsidRPr="00B4274B">
              <w:rPr>
                <w:rStyle w:val="Hyperlink"/>
                <w:noProof/>
              </w:rPr>
              <w:t>: Table of search term</w:t>
            </w:r>
            <w:r>
              <w:rPr>
                <w:noProof/>
                <w:webHidden/>
              </w:rPr>
              <w:tab/>
            </w:r>
            <w:r>
              <w:rPr>
                <w:noProof/>
                <w:webHidden/>
              </w:rPr>
              <w:fldChar w:fldCharType="begin"/>
            </w:r>
            <w:r>
              <w:rPr>
                <w:noProof/>
                <w:webHidden/>
              </w:rPr>
              <w:instrText xml:space="preserve"> PAGEREF _Toc226570429 \h </w:instrText>
            </w:r>
            <w:r>
              <w:rPr>
                <w:noProof/>
                <w:webHidden/>
              </w:rPr>
            </w:r>
            <w:r>
              <w:rPr>
                <w:noProof/>
                <w:webHidden/>
              </w:rPr>
              <w:fldChar w:fldCharType="separate"/>
            </w:r>
            <w:r>
              <w:rPr>
                <w:noProof/>
                <w:webHidden/>
              </w:rPr>
              <w:t>32</w:t>
            </w:r>
            <w:r>
              <w:rPr>
                <w:noProof/>
                <w:webHidden/>
              </w:rPr>
              <w:fldChar w:fldCharType="end"/>
            </w:r>
          </w:hyperlink>
        </w:p>
        <w:p w14:paraId="1052BA61" w14:textId="4A7794F8" w:rsidR="00A33D86" w:rsidRDefault="00A33D86">
          <w:pPr>
            <w:pStyle w:val="TOC2"/>
            <w:tabs>
              <w:tab w:val="right" w:leader="dot" w:pos="9350"/>
            </w:tabs>
            <w:rPr>
              <w:noProof/>
              <w:kern w:val="2"/>
              <w:lang w:eastAsia="en-GB"/>
              <w14:ligatures w14:val="standardContextual"/>
            </w:rPr>
          </w:pPr>
          <w:hyperlink w:anchor="_Toc226570430" w:history="1">
            <w:r w:rsidRPr="00B4274B">
              <w:rPr>
                <w:rStyle w:val="Hyperlink"/>
                <w:noProof/>
              </w:rPr>
              <w:t>Appendix 2: Field Research Risk Assessment</w:t>
            </w:r>
            <w:r>
              <w:rPr>
                <w:noProof/>
                <w:webHidden/>
              </w:rPr>
              <w:tab/>
            </w:r>
            <w:r>
              <w:rPr>
                <w:noProof/>
                <w:webHidden/>
              </w:rPr>
              <w:fldChar w:fldCharType="begin"/>
            </w:r>
            <w:r>
              <w:rPr>
                <w:noProof/>
                <w:webHidden/>
              </w:rPr>
              <w:instrText xml:space="preserve"> PAGEREF _Toc226570430 \h </w:instrText>
            </w:r>
            <w:r>
              <w:rPr>
                <w:noProof/>
                <w:webHidden/>
              </w:rPr>
            </w:r>
            <w:r>
              <w:rPr>
                <w:noProof/>
                <w:webHidden/>
              </w:rPr>
              <w:fldChar w:fldCharType="separate"/>
            </w:r>
            <w:r>
              <w:rPr>
                <w:noProof/>
                <w:webHidden/>
              </w:rPr>
              <w:t>33</w:t>
            </w:r>
            <w:r>
              <w:rPr>
                <w:noProof/>
                <w:webHidden/>
              </w:rPr>
              <w:fldChar w:fldCharType="end"/>
            </w:r>
          </w:hyperlink>
        </w:p>
        <w:p w14:paraId="50C4C353" w14:textId="1403785D"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1" w:history="1">
            <w:r w:rsidRPr="00B4274B">
              <w:rPr>
                <w:rStyle w:val="Hyperlink"/>
                <w:rFonts w:ascii="Arial" w:hAnsi="Arial" w:cs="Arial"/>
                <w:b/>
                <w:noProof/>
                <w:lang w:eastAsia="zh-CN"/>
              </w:rPr>
              <w:t>Location</w:t>
            </w:r>
            <w:r>
              <w:rPr>
                <w:noProof/>
                <w:webHidden/>
              </w:rPr>
              <w:tab/>
            </w:r>
            <w:r>
              <w:rPr>
                <w:noProof/>
                <w:webHidden/>
              </w:rPr>
              <w:fldChar w:fldCharType="begin"/>
            </w:r>
            <w:r>
              <w:rPr>
                <w:noProof/>
                <w:webHidden/>
              </w:rPr>
              <w:instrText xml:space="preserve"> PAGEREF _Toc226570431 \h </w:instrText>
            </w:r>
            <w:r>
              <w:rPr>
                <w:noProof/>
                <w:webHidden/>
              </w:rPr>
            </w:r>
            <w:r>
              <w:rPr>
                <w:noProof/>
                <w:webHidden/>
              </w:rPr>
              <w:fldChar w:fldCharType="separate"/>
            </w:r>
            <w:r>
              <w:rPr>
                <w:noProof/>
                <w:webHidden/>
              </w:rPr>
              <w:t>34</w:t>
            </w:r>
            <w:r>
              <w:rPr>
                <w:noProof/>
                <w:webHidden/>
              </w:rPr>
              <w:fldChar w:fldCharType="end"/>
            </w:r>
          </w:hyperlink>
        </w:p>
        <w:p w14:paraId="278627D0" w14:textId="36588A3D"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2" w:history="1">
            <w:r w:rsidRPr="00B4274B">
              <w:rPr>
                <w:rStyle w:val="Hyperlink"/>
                <w:rFonts w:ascii="Arial" w:hAnsi="Arial" w:cs="Arial"/>
                <w:b/>
                <w:noProof/>
                <w:lang w:eastAsia="zh-CN"/>
              </w:rPr>
              <w:t>Name/position of contact</w:t>
            </w:r>
            <w:r>
              <w:rPr>
                <w:noProof/>
                <w:webHidden/>
              </w:rPr>
              <w:tab/>
            </w:r>
            <w:r>
              <w:rPr>
                <w:noProof/>
                <w:webHidden/>
              </w:rPr>
              <w:fldChar w:fldCharType="begin"/>
            </w:r>
            <w:r>
              <w:rPr>
                <w:noProof/>
                <w:webHidden/>
              </w:rPr>
              <w:instrText xml:space="preserve"> PAGEREF _Toc226570432 \h </w:instrText>
            </w:r>
            <w:r>
              <w:rPr>
                <w:noProof/>
                <w:webHidden/>
              </w:rPr>
            </w:r>
            <w:r>
              <w:rPr>
                <w:noProof/>
                <w:webHidden/>
              </w:rPr>
              <w:fldChar w:fldCharType="separate"/>
            </w:r>
            <w:r>
              <w:rPr>
                <w:noProof/>
                <w:webHidden/>
              </w:rPr>
              <w:t>34</w:t>
            </w:r>
            <w:r>
              <w:rPr>
                <w:noProof/>
                <w:webHidden/>
              </w:rPr>
              <w:fldChar w:fldCharType="end"/>
            </w:r>
          </w:hyperlink>
        </w:p>
        <w:p w14:paraId="60B2162D" w14:textId="315E9D20"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3" w:history="1">
            <w:r w:rsidRPr="00B4274B">
              <w:rPr>
                <w:rStyle w:val="Hyperlink"/>
                <w:rFonts w:ascii="Arial" w:hAnsi="Arial" w:cs="Arial"/>
                <w:b/>
                <w:noProof/>
                <w:lang w:eastAsia="zh-CN"/>
              </w:rPr>
              <w:t>Place for fieldwork/organisation</w:t>
            </w:r>
            <w:r>
              <w:rPr>
                <w:noProof/>
                <w:webHidden/>
              </w:rPr>
              <w:tab/>
            </w:r>
            <w:r>
              <w:rPr>
                <w:noProof/>
                <w:webHidden/>
              </w:rPr>
              <w:fldChar w:fldCharType="begin"/>
            </w:r>
            <w:r>
              <w:rPr>
                <w:noProof/>
                <w:webHidden/>
              </w:rPr>
              <w:instrText xml:space="preserve"> PAGEREF _Toc226570433 \h </w:instrText>
            </w:r>
            <w:r>
              <w:rPr>
                <w:noProof/>
                <w:webHidden/>
              </w:rPr>
            </w:r>
            <w:r>
              <w:rPr>
                <w:noProof/>
                <w:webHidden/>
              </w:rPr>
              <w:fldChar w:fldCharType="separate"/>
            </w:r>
            <w:r>
              <w:rPr>
                <w:noProof/>
                <w:webHidden/>
              </w:rPr>
              <w:t>34</w:t>
            </w:r>
            <w:r>
              <w:rPr>
                <w:noProof/>
                <w:webHidden/>
              </w:rPr>
              <w:fldChar w:fldCharType="end"/>
            </w:r>
          </w:hyperlink>
        </w:p>
        <w:p w14:paraId="2B099E5B" w14:textId="4FB65736"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4" w:history="1">
            <w:r w:rsidRPr="00B4274B">
              <w:rPr>
                <w:rStyle w:val="Hyperlink"/>
                <w:rFonts w:ascii="Arial" w:hAnsi="Arial" w:cs="Arial"/>
                <w:b/>
                <w:noProof/>
                <w:lang w:eastAsia="zh-CN"/>
              </w:rPr>
              <w:t>Address</w:t>
            </w:r>
            <w:r>
              <w:rPr>
                <w:noProof/>
                <w:webHidden/>
              </w:rPr>
              <w:tab/>
            </w:r>
            <w:r>
              <w:rPr>
                <w:noProof/>
                <w:webHidden/>
              </w:rPr>
              <w:fldChar w:fldCharType="begin"/>
            </w:r>
            <w:r>
              <w:rPr>
                <w:noProof/>
                <w:webHidden/>
              </w:rPr>
              <w:instrText xml:space="preserve"> PAGEREF _Toc226570434 \h </w:instrText>
            </w:r>
            <w:r>
              <w:rPr>
                <w:noProof/>
                <w:webHidden/>
              </w:rPr>
            </w:r>
            <w:r>
              <w:rPr>
                <w:noProof/>
                <w:webHidden/>
              </w:rPr>
              <w:fldChar w:fldCharType="separate"/>
            </w:r>
            <w:r>
              <w:rPr>
                <w:noProof/>
                <w:webHidden/>
              </w:rPr>
              <w:t>34</w:t>
            </w:r>
            <w:r>
              <w:rPr>
                <w:noProof/>
                <w:webHidden/>
              </w:rPr>
              <w:fldChar w:fldCharType="end"/>
            </w:r>
          </w:hyperlink>
        </w:p>
        <w:p w14:paraId="2B0CD304" w14:textId="2C6664D9"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5" w:history="1">
            <w:r w:rsidRPr="00B4274B">
              <w:rPr>
                <w:rStyle w:val="Hyperlink"/>
                <w:rFonts w:ascii="Arial" w:hAnsi="Arial" w:cs="Arial"/>
                <w:b/>
                <w:noProof/>
                <w:lang w:eastAsia="zh-CN"/>
              </w:rPr>
              <w:t>Tel:</w:t>
            </w:r>
            <w:r>
              <w:rPr>
                <w:noProof/>
                <w:webHidden/>
              </w:rPr>
              <w:tab/>
            </w:r>
            <w:r>
              <w:rPr>
                <w:noProof/>
                <w:webHidden/>
              </w:rPr>
              <w:fldChar w:fldCharType="begin"/>
            </w:r>
            <w:r>
              <w:rPr>
                <w:noProof/>
                <w:webHidden/>
              </w:rPr>
              <w:instrText xml:space="preserve"> PAGEREF _Toc226570435 \h </w:instrText>
            </w:r>
            <w:r>
              <w:rPr>
                <w:noProof/>
                <w:webHidden/>
              </w:rPr>
            </w:r>
            <w:r>
              <w:rPr>
                <w:noProof/>
                <w:webHidden/>
              </w:rPr>
              <w:fldChar w:fldCharType="separate"/>
            </w:r>
            <w:r>
              <w:rPr>
                <w:noProof/>
                <w:webHidden/>
              </w:rPr>
              <w:t>34</w:t>
            </w:r>
            <w:r>
              <w:rPr>
                <w:noProof/>
                <w:webHidden/>
              </w:rPr>
              <w:fldChar w:fldCharType="end"/>
            </w:r>
          </w:hyperlink>
        </w:p>
        <w:p w14:paraId="2607FEA5" w14:textId="44785D0E"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6" w:history="1">
            <w:r w:rsidRPr="00B4274B">
              <w:rPr>
                <w:rStyle w:val="Hyperlink"/>
                <w:rFonts w:ascii="Arial" w:hAnsi="Arial" w:cs="Arial"/>
                <w:b/>
                <w:noProof/>
                <w:lang w:eastAsia="zh-CN"/>
              </w:rPr>
              <w:t>Email:</w:t>
            </w:r>
            <w:r>
              <w:rPr>
                <w:noProof/>
                <w:webHidden/>
              </w:rPr>
              <w:tab/>
            </w:r>
            <w:r>
              <w:rPr>
                <w:noProof/>
                <w:webHidden/>
              </w:rPr>
              <w:fldChar w:fldCharType="begin"/>
            </w:r>
            <w:r>
              <w:rPr>
                <w:noProof/>
                <w:webHidden/>
              </w:rPr>
              <w:instrText xml:space="preserve"> PAGEREF _Toc226570436 \h </w:instrText>
            </w:r>
            <w:r>
              <w:rPr>
                <w:noProof/>
                <w:webHidden/>
              </w:rPr>
            </w:r>
            <w:r>
              <w:rPr>
                <w:noProof/>
                <w:webHidden/>
              </w:rPr>
              <w:fldChar w:fldCharType="separate"/>
            </w:r>
            <w:r>
              <w:rPr>
                <w:noProof/>
                <w:webHidden/>
              </w:rPr>
              <w:t>34</w:t>
            </w:r>
            <w:r>
              <w:rPr>
                <w:noProof/>
                <w:webHidden/>
              </w:rPr>
              <w:fldChar w:fldCharType="end"/>
            </w:r>
          </w:hyperlink>
        </w:p>
        <w:p w14:paraId="1BC0D0A4" w14:textId="2BA2AE87"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7" w:history="1">
            <w:r w:rsidRPr="00B4274B">
              <w:rPr>
                <w:rStyle w:val="Hyperlink"/>
                <w:rFonts w:ascii="Arial" w:hAnsi="Arial" w:cs="Arial"/>
                <w:b/>
                <w:noProof/>
                <w:lang w:eastAsia="zh-CN"/>
              </w:rPr>
              <w:t>1.</w:t>
            </w:r>
            <w:r>
              <w:rPr>
                <w:noProof/>
                <w:webHidden/>
              </w:rPr>
              <w:tab/>
            </w:r>
            <w:r>
              <w:rPr>
                <w:noProof/>
                <w:webHidden/>
              </w:rPr>
              <w:fldChar w:fldCharType="begin"/>
            </w:r>
            <w:r>
              <w:rPr>
                <w:noProof/>
                <w:webHidden/>
              </w:rPr>
              <w:instrText xml:space="preserve"> PAGEREF _Toc226570437 \h </w:instrText>
            </w:r>
            <w:r>
              <w:rPr>
                <w:noProof/>
                <w:webHidden/>
              </w:rPr>
            </w:r>
            <w:r>
              <w:rPr>
                <w:noProof/>
                <w:webHidden/>
              </w:rPr>
              <w:fldChar w:fldCharType="separate"/>
            </w:r>
            <w:r>
              <w:rPr>
                <w:noProof/>
                <w:webHidden/>
              </w:rPr>
              <w:t>34</w:t>
            </w:r>
            <w:r>
              <w:rPr>
                <w:noProof/>
                <w:webHidden/>
              </w:rPr>
              <w:fldChar w:fldCharType="end"/>
            </w:r>
          </w:hyperlink>
        </w:p>
        <w:p w14:paraId="4F10EF1B" w14:textId="0B8CF21C"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8" w:history="1">
            <w:r w:rsidRPr="00B4274B">
              <w:rPr>
                <w:rStyle w:val="Hyperlink"/>
                <w:rFonts w:ascii="Arial" w:hAnsi="Arial" w:cs="Arial"/>
                <w:b/>
                <w:noProof/>
                <w:lang w:eastAsia="zh-CN"/>
              </w:rPr>
              <w:t>2.</w:t>
            </w:r>
            <w:r>
              <w:rPr>
                <w:noProof/>
                <w:webHidden/>
              </w:rPr>
              <w:tab/>
            </w:r>
            <w:r>
              <w:rPr>
                <w:noProof/>
                <w:webHidden/>
              </w:rPr>
              <w:fldChar w:fldCharType="begin"/>
            </w:r>
            <w:r>
              <w:rPr>
                <w:noProof/>
                <w:webHidden/>
              </w:rPr>
              <w:instrText xml:space="preserve"> PAGEREF _Toc226570438 \h </w:instrText>
            </w:r>
            <w:r>
              <w:rPr>
                <w:noProof/>
                <w:webHidden/>
              </w:rPr>
            </w:r>
            <w:r>
              <w:rPr>
                <w:noProof/>
                <w:webHidden/>
              </w:rPr>
              <w:fldChar w:fldCharType="separate"/>
            </w:r>
            <w:r>
              <w:rPr>
                <w:noProof/>
                <w:webHidden/>
              </w:rPr>
              <w:t>34</w:t>
            </w:r>
            <w:r>
              <w:rPr>
                <w:noProof/>
                <w:webHidden/>
              </w:rPr>
              <w:fldChar w:fldCharType="end"/>
            </w:r>
          </w:hyperlink>
        </w:p>
        <w:p w14:paraId="57B1BC3E" w14:textId="1FB4EF53" w:rsidR="00A33D86" w:rsidRDefault="00A33D86">
          <w:pPr>
            <w:pStyle w:val="TOC3"/>
            <w:tabs>
              <w:tab w:val="right" w:leader="dot" w:pos="9350"/>
            </w:tabs>
            <w:rPr>
              <w:rFonts w:cstheme="minorBidi"/>
              <w:noProof/>
              <w:kern w:val="2"/>
              <w:sz w:val="24"/>
              <w:szCs w:val="24"/>
              <w:lang w:val="en-GB" w:eastAsia="en-GB"/>
              <w14:ligatures w14:val="standardContextual"/>
            </w:rPr>
          </w:pPr>
          <w:hyperlink w:anchor="_Toc226570439" w:history="1">
            <w:r w:rsidRPr="00B4274B">
              <w:rPr>
                <w:rStyle w:val="Hyperlink"/>
                <w:rFonts w:ascii="Arial" w:hAnsi="Arial" w:cs="Arial"/>
                <w:b/>
                <w:noProof/>
                <w:lang w:eastAsia="zh-CN"/>
              </w:rPr>
              <w:t>3.</w:t>
            </w:r>
            <w:r>
              <w:rPr>
                <w:noProof/>
                <w:webHidden/>
              </w:rPr>
              <w:tab/>
            </w:r>
            <w:r>
              <w:rPr>
                <w:noProof/>
                <w:webHidden/>
              </w:rPr>
              <w:fldChar w:fldCharType="begin"/>
            </w:r>
            <w:r>
              <w:rPr>
                <w:noProof/>
                <w:webHidden/>
              </w:rPr>
              <w:instrText xml:space="preserve"> PAGEREF _Toc226570439 \h </w:instrText>
            </w:r>
            <w:r>
              <w:rPr>
                <w:noProof/>
                <w:webHidden/>
              </w:rPr>
            </w:r>
            <w:r>
              <w:rPr>
                <w:noProof/>
                <w:webHidden/>
              </w:rPr>
              <w:fldChar w:fldCharType="separate"/>
            </w:r>
            <w:r>
              <w:rPr>
                <w:noProof/>
                <w:webHidden/>
              </w:rPr>
              <w:t>34</w:t>
            </w:r>
            <w:r>
              <w:rPr>
                <w:noProof/>
                <w:webHidden/>
              </w:rPr>
              <w:fldChar w:fldCharType="end"/>
            </w:r>
          </w:hyperlink>
        </w:p>
        <w:p w14:paraId="588F83C5" w14:textId="7C53E99E" w:rsidR="00A33D86" w:rsidRDefault="00A33D86">
          <w:pPr>
            <w:pStyle w:val="TOC2"/>
            <w:tabs>
              <w:tab w:val="right" w:leader="dot" w:pos="9350"/>
            </w:tabs>
            <w:rPr>
              <w:noProof/>
              <w:kern w:val="2"/>
              <w:lang w:eastAsia="en-GB"/>
              <w14:ligatures w14:val="standardContextual"/>
            </w:rPr>
          </w:pPr>
          <w:hyperlink w:anchor="_Toc226570440" w:history="1">
            <w:r w:rsidRPr="00B4274B">
              <w:rPr>
                <w:rStyle w:val="Hyperlink"/>
                <w:noProof/>
              </w:rPr>
              <w:t>Appendix 3: Ethics application</w:t>
            </w:r>
            <w:r>
              <w:rPr>
                <w:noProof/>
                <w:webHidden/>
              </w:rPr>
              <w:tab/>
            </w:r>
            <w:r>
              <w:rPr>
                <w:noProof/>
                <w:webHidden/>
              </w:rPr>
              <w:fldChar w:fldCharType="begin"/>
            </w:r>
            <w:r>
              <w:rPr>
                <w:noProof/>
                <w:webHidden/>
              </w:rPr>
              <w:instrText xml:space="preserve"> PAGEREF _Toc226570440 \h </w:instrText>
            </w:r>
            <w:r>
              <w:rPr>
                <w:noProof/>
                <w:webHidden/>
              </w:rPr>
            </w:r>
            <w:r>
              <w:rPr>
                <w:noProof/>
                <w:webHidden/>
              </w:rPr>
              <w:fldChar w:fldCharType="separate"/>
            </w:r>
            <w:r>
              <w:rPr>
                <w:noProof/>
                <w:webHidden/>
              </w:rPr>
              <w:t>36</w:t>
            </w:r>
            <w:r>
              <w:rPr>
                <w:noProof/>
                <w:webHidden/>
              </w:rPr>
              <w:fldChar w:fldCharType="end"/>
            </w:r>
          </w:hyperlink>
        </w:p>
        <w:p w14:paraId="14BEEFF7" w14:textId="50E9313E" w:rsidR="00A33D86" w:rsidRDefault="00A33D86">
          <w:pPr>
            <w:pStyle w:val="TOC2"/>
            <w:tabs>
              <w:tab w:val="right" w:leader="dot" w:pos="9350"/>
            </w:tabs>
            <w:rPr>
              <w:noProof/>
              <w:kern w:val="2"/>
              <w:lang w:eastAsia="en-GB"/>
              <w14:ligatures w14:val="standardContextual"/>
            </w:rPr>
          </w:pPr>
          <w:hyperlink w:anchor="_Toc226570441" w:history="1">
            <w:r w:rsidRPr="00B4274B">
              <w:rPr>
                <w:rStyle w:val="Hyperlink"/>
                <w:noProof/>
              </w:rPr>
              <w:t>Appendix 4: Supervisor meeting checkup</w:t>
            </w:r>
            <w:r>
              <w:rPr>
                <w:noProof/>
                <w:webHidden/>
              </w:rPr>
              <w:tab/>
            </w:r>
            <w:r>
              <w:rPr>
                <w:noProof/>
                <w:webHidden/>
              </w:rPr>
              <w:fldChar w:fldCharType="begin"/>
            </w:r>
            <w:r>
              <w:rPr>
                <w:noProof/>
                <w:webHidden/>
              </w:rPr>
              <w:instrText xml:space="preserve"> PAGEREF _Toc226570441 \h </w:instrText>
            </w:r>
            <w:r>
              <w:rPr>
                <w:noProof/>
                <w:webHidden/>
              </w:rPr>
            </w:r>
            <w:r>
              <w:rPr>
                <w:noProof/>
                <w:webHidden/>
              </w:rPr>
              <w:fldChar w:fldCharType="separate"/>
            </w:r>
            <w:r>
              <w:rPr>
                <w:noProof/>
                <w:webHidden/>
              </w:rPr>
              <w:t>36</w:t>
            </w:r>
            <w:r>
              <w:rPr>
                <w:noProof/>
                <w:webHidden/>
              </w:rPr>
              <w:fldChar w:fldCharType="end"/>
            </w:r>
          </w:hyperlink>
        </w:p>
        <w:p w14:paraId="58BC136E" w14:textId="7C089092" w:rsidR="00323738" w:rsidRDefault="00323738">
          <w:r>
            <w:rPr>
              <w:b/>
              <w:bCs/>
              <w:noProof/>
            </w:rPr>
            <w:fldChar w:fldCharType="end"/>
          </w:r>
        </w:p>
      </w:sdtContent>
    </w:sdt>
    <w:p w14:paraId="67577358" w14:textId="77777777" w:rsidR="00C86ACB" w:rsidRDefault="00C86ACB">
      <w:pPr>
        <w:rPr>
          <w:rFonts w:ascii="Arial" w:eastAsiaTheme="majorEastAsia" w:hAnsi="Arial" w:cs="Arial"/>
          <w:b/>
          <w:bCs/>
          <w:sz w:val="28"/>
          <w:szCs w:val="28"/>
          <w:u w:val="single"/>
        </w:rPr>
      </w:pPr>
      <w:r>
        <w:rPr>
          <w:rFonts w:cs="Arial"/>
        </w:rPr>
        <w:br w:type="page"/>
      </w:r>
    </w:p>
    <w:p w14:paraId="7F9E66B6" w14:textId="107B4BDC" w:rsidR="00675AA7" w:rsidRPr="008617A5" w:rsidRDefault="5D93E32C" w:rsidP="17FDB09F">
      <w:pPr>
        <w:pStyle w:val="Heading1"/>
        <w:rPr>
          <w:rFonts w:cs="Arial"/>
        </w:rPr>
      </w:pPr>
      <w:bookmarkStart w:id="0" w:name="_Toc226570403"/>
      <w:r w:rsidRPr="17FDB09F">
        <w:rPr>
          <w:rFonts w:cs="Arial"/>
        </w:rPr>
        <w:t>Glossary</w:t>
      </w:r>
      <w:bookmarkEnd w:id="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6592"/>
      </w:tblGrid>
      <w:tr w:rsidR="17FDB09F" w14:paraId="784372E1" w14:textId="77777777" w:rsidTr="17FDB09F">
        <w:trPr>
          <w:trHeight w:val="340"/>
        </w:trPr>
        <w:tc>
          <w:tcPr>
            <w:tcW w:w="2334" w:type="dxa"/>
          </w:tcPr>
          <w:p w14:paraId="2A04AB61" w14:textId="6CD90A06"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SMV</w:t>
            </w:r>
          </w:p>
        </w:tc>
        <w:tc>
          <w:tcPr>
            <w:tcW w:w="6592" w:type="dxa"/>
          </w:tcPr>
          <w:p w14:paraId="7945144D" w14:textId="6B856CA4"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“Sexual Market Value” is a concept to an individuals perceived overall desirability or attractiveness and a potential mate within the dating marketplace</w:t>
            </w:r>
          </w:p>
        </w:tc>
      </w:tr>
      <w:tr w:rsidR="17FDB09F" w14:paraId="5F74820E" w14:textId="77777777" w:rsidTr="17FDB09F">
        <w:trPr>
          <w:trHeight w:val="340"/>
        </w:trPr>
        <w:tc>
          <w:tcPr>
            <w:tcW w:w="2334" w:type="dxa"/>
          </w:tcPr>
          <w:p w14:paraId="65CFB2F6" w14:textId="435B20E2" w:rsidR="17FDB09F" w:rsidRDefault="17FDB09F" w:rsidP="17FDB09F">
            <w:pPr>
              <w:rPr>
                <w:rFonts w:ascii="Arial" w:eastAsia="Aptos Display" w:hAnsi="Arial" w:cs="Arial"/>
                <w:sz w:val="20"/>
                <w:szCs w:val="20"/>
              </w:rPr>
            </w:pPr>
            <w:proofErr w:type="spellStart"/>
            <w:r w:rsidRPr="17FDB09F">
              <w:rPr>
                <w:rFonts w:ascii="Arial" w:eastAsia="Aptos Display" w:hAnsi="Arial" w:cs="Arial"/>
                <w:sz w:val="20"/>
                <w:szCs w:val="20"/>
              </w:rPr>
              <w:t>Manosphere</w:t>
            </w:r>
            <w:proofErr w:type="spellEnd"/>
            <w:r w:rsidRPr="17FDB09F">
              <w:rPr>
                <w:rFonts w:ascii="Arial" w:eastAsia="Aptos Display" w:hAnsi="Arial" w:cs="Arial"/>
                <w:sz w:val="20"/>
                <w:szCs w:val="20"/>
              </w:rPr>
              <w:t xml:space="preserve"> </w:t>
            </w:r>
          </w:p>
        </w:tc>
        <w:tc>
          <w:tcPr>
            <w:tcW w:w="6592" w:type="dxa"/>
          </w:tcPr>
          <w:p w14:paraId="711DF21C" w14:textId="3D0A2691"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A loose network where men express opinions about issues concerning contemporary masculinity and male relationships with women, especially those associated with views that are hostile to feminism and women’s rights</w:t>
            </w:r>
          </w:p>
        </w:tc>
      </w:tr>
      <w:tr w:rsidR="17FDB09F" w14:paraId="05A54384" w14:textId="77777777" w:rsidTr="17FDB09F">
        <w:trPr>
          <w:trHeight w:val="204"/>
        </w:trPr>
        <w:tc>
          <w:tcPr>
            <w:tcW w:w="2334" w:type="dxa"/>
          </w:tcPr>
          <w:p w14:paraId="11261721" w14:textId="03F095FA"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Red pill </w:t>
            </w:r>
          </w:p>
        </w:tc>
        <w:tc>
          <w:tcPr>
            <w:tcW w:w="6592" w:type="dxa"/>
          </w:tcPr>
          <w:p w14:paraId="41D2BDB2" w14:textId="4E2AF953"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A belief system “Removing a rose-tinted glasses” where men claim to wake up to the idea that the system is rigged against them</w:t>
            </w:r>
          </w:p>
        </w:tc>
      </w:tr>
      <w:tr w:rsidR="17FDB09F" w14:paraId="6336CF77" w14:textId="77777777" w:rsidTr="17FDB09F">
        <w:trPr>
          <w:trHeight w:val="137"/>
        </w:trPr>
        <w:tc>
          <w:tcPr>
            <w:tcW w:w="2334" w:type="dxa"/>
          </w:tcPr>
          <w:p w14:paraId="4136C1E0" w14:textId="7E1273E8"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Black pill </w:t>
            </w:r>
          </w:p>
        </w:tc>
        <w:tc>
          <w:tcPr>
            <w:tcW w:w="6592" w:type="dxa"/>
          </w:tcPr>
          <w:p w14:paraId="2E7388CD" w14:textId="05036C5F"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A nihilistic perspective of the red pill associated with </w:t>
            </w:r>
            <w:proofErr w:type="spellStart"/>
            <w:r w:rsidRPr="17FDB09F">
              <w:rPr>
                <w:rFonts w:ascii="Arial" w:eastAsia="Aptos Display" w:hAnsi="Arial" w:cs="Arial"/>
                <w:sz w:val="20"/>
                <w:szCs w:val="20"/>
              </w:rPr>
              <w:t>incels</w:t>
            </w:r>
            <w:proofErr w:type="spellEnd"/>
            <w:r w:rsidRPr="17FDB09F">
              <w:rPr>
                <w:rFonts w:ascii="Arial" w:eastAsia="Aptos Display" w:hAnsi="Arial" w:cs="Arial"/>
                <w:sz w:val="20"/>
                <w:szCs w:val="20"/>
              </w:rPr>
              <w:t>, which claims that self-improvement is pointless and everything is predetermined from the minute you were born</w:t>
            </w:r>
          </w:p>
        </w:tc>
      </w:tr>
      <w:tr w:rsidR="17FDB09F" w14:paraId="6639C774" w14:textId="77777777" w:rsidTr="17FDB09F">
        <w:trPr>
          <w:trHeight w:val="204"/>
        </w:trPr>
        <w:tc>
          <w:tcPr>
            <w:tcW w:w="2334" w:type="dxa"/>
          </w:tcPr>
          <w:p w14:paraId="1C8A0D3D" w14:textId="6576CD89"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MGTOW</w:t>
            </w:r>
          </w:p>
        </w:tc>
        <w:tc>
          <w:tcPr>
            <w:tcW w:w="6592" w:type="dxa"/>
          </w:tcPr>
          <w:p w14:paraId="7185B900" w14:textId="06944B55"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“Men Going Their Own Way” is a movement where men reject relationship with women and opt out of traditional gender roles for self-preservation</w:t>
            </w:r>
          </w:p>
        </w:tc>
      </w:tr>
      <w:tr w:rsidR="17FDB09F" w14:paraId="01C44FD7" w14:textId="77777777" w:rsidTr="17FDB09F">
        <w:trPr>
          <w:trHeight w:val="204"/>
        </w:trPr>
        <w:tc>
          <w:tcPr>
            <w:tcW w:w="2334" w:type="dxa"/>
          </w:tcPr>
          <w:p w14:paraId="56FFF71B" w14:textId="0C4C5A4D" w:rsidR="17FDB09F" w:rsidRDefault="17FDB09F" w:rsidP="17FDB09F">
            <w:pPr>
              <w:rPr>
                <w:rFonts w:ascii="Arial" w:eastAsia="Aptos Display" w:hAnsi="Arial" w:cs="Arial"/>
                <w:sz w:val="20"/>
                <w:szCs w:val="20"/>
              </w:rPr>
            </w:pPr>
            <w:proofErr w:type="spellStart"/>
            <w:r w:rsidRPr="17FDB09F">
              <w:rPr>
                <w:rFonts w:ascii="Arial" w:eastAsia="Aptos Display" w:hAnsi="Arial" w:cs="Arial"/>
                <w:sz w:val="20"/>
                <w:szCs w:val="20"/>
              </w:rPr>
              <w:t>Looksmaxxing</w:t>
            </w:r>
            <w:proofErr w:type="spellEnd"/>
            <w:r w:rsidRPr="17FDB09F">
              <w:rPr>
                <w:rFonts w:ascii="Arial" w:eastAsia="Aptos Display" w:hAnsi="Arial" w:cs="Arial"/>
                <w:sz w:val="20"/>
                <w:szCs w:val="20"/>
              </w:rPr>
              <w:t xml:space="preserve"> </w:t>
            </w:r>
          </w:p>
        </w:tc>
        <w:tc>
          <w:tcPr>
            <w:tcW w:w="6592" w:type="dxa"/>
          </w:tcPr>
          <w:p w14:paraId="16D2ECED" w14:textId="0D49D504"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The practice aimed at enhancing one’s physical appearance, from everyday skincare routines to more extreme measures like cosmetic surgery </w:t>
            </w:r>
          </w:p>
        </w:tc>
      </w:tr>
      <w:tr w:rsidR="17FDB09F" w14:paraId="5D7E508D" w14:textId="77777777" w:rsidTr="17FDB09F">
        <w:trPr>
          <w:trHeight w:val="204"/>
        </w:trPr>
        <w:tc>
          <w:tcPr>
            <w:tcW w:w="2334" w:type="dxa"/>
          </w:tcPr>
          <w:p w14:paraId="6261F07F" w14:textId="3EB8C933"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Chads</w:t>
            </w:r>
          </w:p>
        </w:tc>
        <w:tc>
          <w:tcPr>
            <w:tcW w:w="6592" w:type="dxa"/>
          </w:tcPr>
          <w:p w14:paraId="3BC3AF3C" w14:textId="6620C4E5"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A term used to describe men (primarily White Western Men) who embody a form of masculinity that is most desirable to women</w:t>
            </w:r>
          </w:p>
        </w:tc>
      </w:tr>
      <w:tr w:rsidR="17FDB09F" w14:paraId="548C1E9B" w14:textId="77777777" w:rsidTr="17FDB09F">
        <w:trPr>
          <w:trHeight w:val="204"/>
        </w:trPr>
        <w:tc>
          <w:tcPr>
            <w:tcW w:w="2334" w:type="dxa"/>
          </w:tcPr>
          <w:p w14:paraId="6D1A71F7" w14:textId="5730E6B6" w:rsidR="17FDB09F" w:rsidRDefault="17FDB09F" w:rsidP="17FDB09F">
            <w:pPr>
              <w:rPr>
                <w:rFonts w:ascii="Arial" w:eastAsia="Aptos Display" w:hAnsi="Arial" w:cs="Arial"/>
                <w:sz w:val="20"/>
                <w:szCs w:val="20"/>
              </w:rPr>
            </w:pPr>
            <w:proofErr w:type="spellStart"/>
            <w:r w:rsidRPr="17FDB09F">
              <w:rPr>
                <w:rFonts w:ascii="Arial" w:eastAsia="Aptos Display" w:hAnsi="Arial" w:cs="Arial"/>
                <w:sz w:val="20"/>
                <w:szCs w:val="20"/>
              </w:rPr>
              <w:t>Stacys</w:t>
            </w:r>
            <w:proofErr w:type="spellEnd"/>
          </w:p>
        </w:tc>
        <w:tc>
          <w:tcPr>
            <w:tcW w:w="6592" w:type="dxa"/>
          </w:tcPr>
          <w:p w14:paraId="671FA4C5" w14:textId="5FD65983"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A sexually attractive [white] women are figures constructed by </w:t>
            </w:r>
            <w:proofErr w:type="spellStart"/>
            <w:r w:rsidRPr="17FDB09F">
              <w:rPr>
                <w:rFonts w:ascii="Arial" w:eastAsia="Aptos Display" w:hAnsi="Arial" w:cs="Arial"/>
                <w:sz w:val="20"/>
                <w:szCs w:val="20"/>
              </w:rPr>
              <w:t>incels</w:t>
            </w:r>
            <w:proofErr w:type="spellEnd"/>
            <w:r w:rsidRPr="17FDB09F">
              <w:rPr>
                <w:rFonts w:ascii="Arial" w:eastAsia="Aptos Display" w:hAnsi="Arial" w:cs="Arial"/>
                <w:sz w:val="20"/>
                <w:szCs w:val="20"/>
              </w:rPr>
              <w:t xml:space="preserve"> are perceived as both highly desirable but unattainable</w:t>
            </w:r>
          </w:p>
        </w:tc>
      </w:tr>
      <w:tr w:rsidR="17FDB09F" w14:paraId="43CAAE4F" w14:textId="77777777" w:rsidTr="17FDB09F">
        <w:trPr>
          <w:trHeight w:val="204"/>
        </w:trPr>
        <w:tc>
          <w:tcPr>
            <w:tcW w:w="2334" w:type="dxa"/>
          </w:tcPr>
          <w:p w14:paraId="708A3BA1" w14:textId="6596BF7B"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Chad </w:t>
            </w:r>
            <w:proofErr w:type="spellStart"/>
            <w:r w:rsidRPr="17FDB09F">
              <w:rPr>
                <w:rFonts w:ascii="Arial" w:eastAsia="Aptos Display" w:hAnsi="Arial" w:cs="Arial"/>
                <w:sz w:val="20"/>
                <w:szCs w:val="20"/>
              </w:rPr>
              <w:t>Thundercock</w:t>
            </w:r>
            <w:proofErr w:type="spellEnd"/>
          </w:p>
        </w:tc>
        <w:tc>
          <w:tcPr>
            <w:tcW w:w="6592" w:type="dxa"/>
          </w:tcPr>
          <w:p w14:paraId="4F3D80CA" w14:textId="6EEC2D0A"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Chad </w:t>
            </w:r>
            <w:proofErr w:type="spellStart"/>
            <w:r w:rsidRPr="17FDB09F">
              <w:rPr>
                <w:rFonts w:ascii="Arial" w:eastAsia="Aptos Display" w:hAnsi="Arial" w:cs="Arial"/>
                <w:sz w:val="20"/>
                <w:szCs w:val="20"/>
              </w:rPr>
              <w:t>Thundercock</w:t>
            </w:r>
            <w:proofErr w:type="spellEnd"/>
            <w:r w:rsidRPr="17FDB09F">
              <w:rPr>
                <w:rFonts w:ascii="Arial" w:eastAsia="Aptos Display" w:hAnsi="Arial" w:cs="Arial"/>
                <w:sz w:val="20"/>
                <w:szCs w:val="20"/>
              </w:rPr>
              <w:t xml:space="preserve"> is a meme caricature of the idealised, </w:t>
            </w:r>
            <w:proofErr w:type="spellStart"/>
            <w:r w:rsidRPr="17FDB09F">
              <w:rPr>
                <w:rFonts w:ascii="Arial" w:eastAsia="Aptos Display" w:hAnsi="Arial" w:cs="Arial"/>
                <w:sz w:val="20"/>
                <w:szCs w:val="20"/>
              </w:rPr>
              <w:t>hypermasculine</w:t>
            </w:r>
            <w:proofErr w:type="spellEnd"/>
            <w:r w:rsidRPr="17FDB09F">
              <w:rPr>
                <w:rFonts w:ascii="Arial" w:eastAsia="Aptos Display" w:hAnsi="Arial" w:cs="Arial"/>
                <w:sz w:val="20"/>
                <w:szCs w:val="20"/>
              </w:rPr>
              <w:t xml:space="preserve"> man—confident, attractive, and sexually dominant. In </w:t>
            </w:r>
            <w:proofErr w:type="spellStart"/>
            <w:r w:rsidRPr="17FDB09F">
              <w:rPr>
                <w:rFonts w:ascii="Arial" w:eastAsia="Aptos Display" w:hAnsi="Arial" w:cs="Arial"/>
                <w:sz w:val="20"/>
                <w:szCs w:val="20"/>
              </w:rPr>
              <w:t>incel</w:t>
            </w:r>
            <w:proofErr w:type="spellEnd"/>
            <w:r w:rsidRPr="17FDB09F">
              <w:rPr>
                <w:rFonts w:ascii="Arial" w:eastAsia="Aptos Display" w:hAnsi="Arial" w:cs="Arial"/>
                <w:sz w:val="20"/>
                <w:szCs w:val="20"/>
              </w:rPr>
              <w:t xml:space="preserve"> communities, he represents the unattainable standard of hegemonic masculinity, often contrasted with the “Virgin” figure in memes like Virgin vs. Chad. This symbolism reinforces feelings of exclusion and grievance central to </w:t>
            </w:r>
            <w:proofErr w:type="spellStart"/>
            <w:r w:rsidRPr="17FDB09F">
              <w:rPr>
                <w:rFonts w:ascii="Arial" w:eastAsia="Aptos Display" w:hAnsi="Arial" w:cs="Arial"/>
                <w:sz w:val="20"/>
                <w:szCs w:val="20"/>
              </w:rPr>
              <w:t>incel</w:t>
            </w:r>
            <w:proofErr w:type="spellEnd"/>
            <w:r w:rsidRPr="17FDB09F">
              <w:rPr>
                <w:rFonts w:ascii="Arial" w:eastAsia="Aptos Display" w:hAnsi="Arial" w:cs="Arial"/>
                <w:sz w:val="20"/>
                <w:szCs w:val="20"/>
              </w:rPr>
              <w:t xml:space="preserve"> identity.</w:t>
            </w:r>
          </w:p>
        </w:tc>
      </w:tr>
      <w:tr w:rsidR="17FDB09F" w14:paraId="0E01889E" w14:textId="77777777" w:rsidTr="17FDB09F">
        <w:trPr>
          <w:trHeight w:val="204"/>
        </w:trPr>
        <w:tc>
          <w:tcPr>
            <w:tcW w:w="2334" w:type="dxa"/>
          </w:tcPr>
          <w:p w14:paraId="4F233772" w14:textId="7BA43EDE"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Podcast bros </w:t>
            </w:r>
          </w:p>
        </w:tc>
        <w:tc>
          <w:tcPr>
            <w:tcW w:w="6592" w:type="dxa"/>
          </w:tcPr>
          <w:p w14:paraId="17D7468F" w14:textId="25A1AFBE"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 xml:space="preserve">An internet driven label used to describe a certain style of male podcast host typically associated with hyper-masculine, self-help or red pill commentary </w:t>
            </w:r>
          </w:p>
        </w:tc>
      </w:tr>
      <w:tr w:rsidR="17FDB09F" w14:paraId="29FEF527" w14:textId="77777777" w:rsidTr="17FDB09F">
        <w:trPr>
          <w:trHeight w:val="204"/>
        </w:trPr>
        <w:tc>
          <w:tcPr>
            <w:tcW w:w="2334" w:type="dxa"/>
          </w:tcPr>
          <w:p w14:paraId="3FB65565" w14:textId="527EF05D" w:rsidR="17FDB09F" w:rsidRDefault="17FDB09F" w:rsidP="17FDB09F">
            <w:pPr>
              <w:rPr>
                <w:rFonts w:ascii="Arial" w:eastAsia="Aptos Display" w:hAnsi="Arial" w:cs="Arial"/>
                <w:sz w:val="20"/>
                <w:szCs w:val="20"/>
              </w:rPr>
            </w:pPr>
            <w:proofErr w:type="spellStart"/>
            <w:r w:rsidRPr="17FDB09F">
              <w:rPr>
                <w:rFonts w:ascii="Arial" w:eastAsia="Aptos Display" w:hAnsi="Arial" w:cs="Arial"/>
                <w:sz w:val="20"/>
                <w:szCs w:val="20"/>
              </w:rPr>
              <w:t>Hypergamous</w:t>
            </w:r>
            <w:proofErr w:type="spellEnd"/>
            <w:r w:rsidRPr="17FDB09F">
              <w:rPr>
                <w:rFonts w:ascii="Arial" w:eastAsia="Aptos Display" w:hAnsi="Arial" w:cs="Arial"/>
                <w:sz w:val="20"/>
                <w:szCs w:val="20"/>
              </w:rPr>
              <w:t>/</w:t>
            </w:r>
            <w:proofErr w:type="spellStart"/>
            <w:r w:rsidRPr="17FDB09F">
              <w:rPr>
                <w:rFonts w:ascii="Arial" w:eastAsia="Aptos Display" w:hAnsi="Arial" w:cs="Arial"/>
                <w:sz w:val="20"/>
                <w:szCs w:val="20"/>
              </w:rPr>
              <w:t>Hypergamy</w:t>
            </w:r>
            <w:proofErr w:type="spellEnd"/>
            <w:r w:rsidRPr="17FDB09F">
              <w:rPr>
                <w:rFonts w:ascii="Arial" w:eastAsia="Aptos Display" w:hAnsi="Arial" w:cs="Arial"/>
                <w:sz w:val="20"/>
                <w:szCs w:val="20"/>
              </w:rPr>
              <w:t xml:space="preserve"> </w:t>
            </w:r>
          </w:p>
        </w:tc>
        <w:tc>
          <w:tcPr>
            <w:tcW w:w="6592" w:type="dxa"/>
          </w:tcPr>
          <w:p w14:paraId="30B8BF30" w14:textId="7BFC4092" w:rsidR="17FDB09F" w:rsidRDefault="17FDB09F" w:rsidP="17FDB09F">
            <w:pPr>
              <w:rPr>
                <w:rFonts w:ascii="Arial" w:eastAsia="Aptos Display" w:hAnsi="Arial" w:cs="Arial"/>
                <w:sz w:val="20"/>
                <w:szCs w:val="20"/>
              </w:rPr>
            </w:pPr>
            <w:r w:rsidRPr="17FDB09F">
              <w:rPr>
                <w:rFonts w:ascii="Arial" w:eastAsia="Aptos Display" w:hAnsi="Arial" w:cs="Arial"/>
                <w:sz w:val="20"/>
                <w:szCs w:val="20"/>
              </w:rPr>
              <w:t>The practise or tendency of marrying or dating a person of higher social, economic or professional status, “Marrying up”</w:t>
            </w:r>
          </w:p>
        </w:tc>
      </w:tr>
    </w:tbl>
    <w:p w14:paraId="0F1E33FA" w14:textId="67A2A7B3" w:rsidR="00675AA7" w:rsidRPr="008617A5" w:rsidRDefault="00675AA7" w:rsidP="17FDB09F"/>
    <w:p w14:paraId="4DCBEEB9" w14:textId="6DC2205D" w:rsidR="00675AA7" w:rsidRPr="008617A5" w:rsidRDefault="00487762" w:rsidP="17FDB09F">
      <w:r>
        <w:br w:type="page"/>
      </w:r>
    </w:p>
    <w:p w14:paraId="3E117328" w14:textId="20D55005" w:rsidR="00675AA7" w:rsidRPr="008617A5" w:rsidRDefault="00487762" w:rsidP="00675AA7">
      <w:pPr>
        <w:pStyle w:val="Heading1"/>
        <w:rPr>
          <w:rFonts w:cs="Arial"/>
        </w:rPr>
      </w:pPr>
      <w:bookmarkStart w:id="1" w:name="_Toc226570404"/>
      <w:r w:rsidRPr="0BC3A46C">
        <w:rPr>
          <w:rFonts w:cs="Arial"/>
        </w:rPr>
        <w:t>1.</w:t>
      </w:r>
      <w:r w:rsidR="00A02273" w:rsidRPr="0BC3A46C">
        <w:rPr>
          <w:rFonts w:cs="Arial"/>
        </w:rPr>
        <w:t xml:space="preserve"> </w:t>
      </w:r>
      <w:r w:rsidR="00675AA7" w:rsidRPr="0BC3A46C">
        <w:rPr>
          <w:rFonts w:cs="Arial"/>
        </w:rPr>
        <w:t>Introduction</w:t>
      </w:r>
      <w:bookmarkEnd w:id="1"/>
    </w:p>
    <w:p w14:paraId="1EDF61BF" w14:textId="1D4F7BD1" w:rsidR="0BC3A46C" w:rsidRDefault="32257B15" w:rsidP="0BC3A46C">
      <w:pPr>
        <w:rPr>
          <w:rFonts w:ascii="Arial" w:hAnsi="Arial" w:cs="Arial"/>
        </w:rPr>
      </w:pPr>
      <w:r w:rsidRPr="418E2EB8">
        <w:rPr>
          <w:rFonts w:ascii="Arial" w:hAnsi="Arial" w:cs="Arial"/>
        </w:rPr>
        <w:t xml:space="preserve">The </w:t>
      </w:r>
      <w:proofErr w:type="spellStart"/>
      <w:r w:rsidRPr="418E2EB8">
        <w:rPr>
          <w:rFonts w:ascii="Arial" w:hAnsi="Arial" w:cs="Arial"/>
        </w:rPr>
        <w:t>incel</w:t>
      </w:r>
      <w:proofErr w:type="spellEnd"/>
      <w:r w:rsidRPr="418E2EB8">
        <w:rPr>
          <w:rFonts w:ascii="Arial" w:hAnsi="Arial" w:cs="Arial"/>
        </w:rPr>
        <w:t xml:space="preserve"> phenomenon is not merely an internet trend or a reactionary trend </w:t>
      </w:r>
      <w:r w:rsidR="2E24EDCE" w:rsidRPr="418E2EB8">
        <w:rPr>
          <w:rFonts w:ascii="Arial" w:hAnsi="Arial" w:cs="Arial"/>
        </w:rPr>
        <w:t xml:space="preserve">or a reactionary response to feminism, it is a deeply embedded cultural </w:t>
      </w:r>
      <w:r w:rsidR="6AB5859F" w:rsidRPr="418E2EB8">
        <w:rPr>
          <w:rFonts w:ascii="Arial" w:hAnsi="Arial" w:cs="Arial"/>
        </w:rPr>
        <w:t>crisis</w:t>
      </w:r>
      <w:r w:rsidR="2E24EDCE" w:rsidRPr="418E2EB8">
        <w:rPr>
          <w:rFonts w:ascii="Arial" w:hAnsi="Arial" w:cs="Arial"/>
        </w:rPr>
        <w:t xml:space="preserve"> shaped by shifting gender power relations and the </w:t>
      </w:r>
      <w:r w:rsidR="30A05C48" w:rsidRPr="418E2EB8">
        <w:rPr>
          <w:rFonts w:ascii="Arial" w:hAnsi="Arial" w:cs="Arial"/>
        </w:rPr>
        <w:t>radicalising</w:t>
      </w:r>
      <w:r w:rsidR="2E24EDCE" w:rsidRPr="418E2EB8">
        <w:rPr>
          <w:rFonts w:ascii="Arial" w:hAnsi="Arial" w:cs="Arial"/>
        </w:rPr>
        <w:t xml:space="preserve"> influen</w:t>
      </w:r>
      <w:r w:rsidR="2E6BDFFC" w:rsidRPr="418E2EB8">
        <w:rPr>
          <w:rFonts w:ascii="Arial" w:hAnsi="Arial" w:cs="Arial"/>
        </w:rPr>
        <w:t>ce of digital subcultures</w:t>
      </w:r>
      <w:r w:rsidR="2771A546" w:rsidRPr="418E2EB8">
        <w:rPr>
          <w:rFonts w:ascii="Arial" w:hAnsi="Arial" w:cs="Arial"/>
        </w:rPr>
        <w:t>.  The</w:t>
      </w:r>
      <w:r w:rsidR="1019190F" w:rsidRPr="0BC3A46C">
        <w:rPr>
          <w:rFonts w:ascii="Arial" w:hAnsi="Arial" w:cs="Arial"/>
        </w:rPr>
        <w:t xml:space="preserve"> rise of online </w:t>
      </w:r>
      <w:r w:rsidR="5E4A4B96" w:rsidRPr="0BC3A46C">
        <w:rPr>
          <w:rFonts w:ascii="Arial" w:hAnsi="Arial" w:cs="Arial"/>
        </w:rPr>
        <w:t xml:space="preserve">subcultures </w:t>
      </w:r>
      <w:r w:rsidR="19028A07" w:rsidRPr="0BC3A46C">
        <w:rPr>
          <w:rFonts w:ascii="Arial" w:hAnsi="Arial" w:cs="Arial"/>
        </w:rPr>
        <w:t xml:space="preserve">and the Netflix TV show Adolescence at the beginning of the year </w:t>
      </w:r>
      <w:r w:rsidR="5E4A4B96" w:rsidRPr="0BC3A46C">
        <w:rPr>
          <w:rFonts w:ascii="Arial" w:hAnsi="Arial" w:cs="Arial"/>
        </w:rPr>
        <w:t xml:space="preserve">has brought renewed attention to the formation of </w:t>
      </w:r>
      <w:proofErr w:type="spellStart"/>
      <w:r w:rsidR="5E4A4B96" w:rsidRPr="0BC3A46C">
        <w:rPr>
          <w:rFonts w:ascii="Arial" w:hAnsi="Arial" w:cs="Arial"/>
        </w:rPr>
        <w:t>incel</w:t>
      </w:r>
      <w:proofErr w:type="spellEnd"/>
      <w:r w:rsidR="5E4A4B96" w:rsidRPr="0BC3A46C">
        <w:rPr>
          <w:rFonts w:ascii="Arial" w:hAnsi="Arial" w:cs="Arial"/>
        </w:rPr>
        <w:t xml:space="preserve"> (involuntary celibate)</w:t>
      </w:r>
      <w:r w:rsidR="4001C7C2" w:rsidRPr="0BC3A46C">
        <w:rPr>
          <w:rFonts w:ascii="Arial" w:hAnsi="Arial" w:cs="Arial"/>
        </w:rPr>
        <w:t xml:space="preserve"> identities, particularly among young men navigating digital spaces</w:t>
      </w:r>
      <w:r w:rsidR="5FD07D84" w:rsidRPr="0BC3A46C">
        <w:rPr>
          <w:rFonts w:ascii="Arial" w:hAnsi="Arial" w:cs="Arial"/>
        </w:rPr>
        <w:t>.</w:t>
      </w:r>
      <w:r w:rsidR="78482C30" w:rsidRPr="0BC3A46C">
        <w:rPr>
          <w:rFonts w:ascii="Arial" w:hAnsi="Arial" w:cs="Arial"/>
        </w:rPr>
        <w:t xml:space="preserve"> </w:t>
      </w:r>
      <w:r w:rsidR="7F9844E6" w:rsidRPr="0BC3A46C">
        <w:rPr>
          <w:rFonts w:ascii="Arial" w:hAnsi="Arial" w:cs="Arial"/>
        </w:rPr>
        <w:t xml:space="preserve">This research is </w:t>
      </w:r>
      <w:r w:rsidR="3AA0E462" w:rsidRPr="0BC3A46C">
        <w:rPr>
          <w:rFonts w:ascii="Arial" w:hAnsi="Arial" w:cs="Arial"/>
        </w:rPr>
        <w:t>relevant</w:t>
      </w:r>
      <w:r w:rsidR="7F9844E6" w:rsidRPr="0BC3A46C">
        <w:rPr>
          <w:rFonts w:ascii="Arial" w:hAnsi="Arial" w:cs="Arial"/>
        </w:rPr>
        <w:t xml:space="preserve"> giving the increasing visibility of online male </w:t>
      </w:r>
      <w:r w:rsidR="221175F7" w:rsidRPr="0BC3A46C">
        <w:rPr>
          <w:rFonts w:ascii="Arial" w:hAnsi="Arial" w:cs="Arial"/>
        </w:rPr>
        <w:t>communities</w:t>
      </w:r>
      <w:r w:rsidR="7F9844E6" w:rsidRPr="0BC3A46C">
        <w:rPr>
          <w:rFonts w:ascii="Arial" w:hAnsi="Arial" w:cs="Arial"/>
        </w:rPr>
        <w:t xml:space="preserve"> and influence of </w:t>
      </w:r>
      <w:proofErr w:type="spellStart"/>
      <w:r w:rsidR="7F9844E6" w:rsidRPr="0BC3A46C">
        <w:rPr>
          <w:rFonts w:ascii="Arial" w:hAnsi="Arial" w:cs="Arial"/>
        </w:rPr>
        <w:t>manosphere</w:t>
      </w:r>
      <w:proofErr w:type="spellEnd"/>
      <w:r w:rsidR="7F9844E6" w:rsidRPr="0BC3A46C">
        <w:rPr>
          <w:rFonts w:ascii="Arial" w:hAnsi="Arial" w:cs="Arial"/>
        </w:rPr>
        <w:t xml:space="preserve"> figures such as Andrew Tate </w:t>
      </w:r>
      <w:r w:rsidR="000356EE" w:rsidRPr="0BC3A46C">
        <w:rPr>
          <w:rFonts w:ascii="Arial" w:hAnsi="Arial" w:cs="Arial"/>
        </w:rPr>
        <w:t xml:space="preserve">and Myron Gaines from the Fresh and Fit podcast, who’s content often promotes reductive and harmful models of masculinity. Many </w:t>
      </w:r>
      <w:r w:rsidR="4C43A795" w:rsidRPr="0BC3A46C">
        <w:rPr>
          <w:rFonts w:ascii="Arial" w:hAnsi="Arial" w:cs="Arial"/>
        </w:rPr>
        <w:t xml:space="preserve">young men </w:t>
      </w:r>
      <w:r w:rsidR="270831D5" w:rsidRPr="0BC3A46C">
        <w:rPr>
          <w:rFonts w:ascii="Arial" w:hAnsi="Arial" w:cs="Arial"/>
        </w:rPr>
        <w:t>nowadays</w:t>
      </w:r>
      <w:r w:rsidR="4C43A795" w:rsidRPr="0BC3A46C">
        <w:rPr>
          <w:rFonts w:ascii="Arial" w:hAnsi="Arial" w:cs="Arial"/>
        </w:rPr>
        <w:t>, those with a lack of a male figure at home seek to find them online</w:t>
      </w:r>
      <w:r w:rsidR="183F87B0" w:rsidRPr="418E2EB8">
        <w:rPr>
          <w:rFonts w:ascii="Arial" w:hAnsi="Arial" w:cs="Arial"/>
        </w:rPr>
        <w:t xml:space="preserve"> (</w:t>
      </w:r>
      <w:r w:rsidR="0347E7E5" w:rsidRPr="418E2EB8">
        <w:rPr>
          <w:rFonts w:ascii="Arial" w:hAnsi="Arial" w:cs="Arial"/>
        </w:rPr>
        <w:t>Reeves, 2022</w:t>
      </w:r>
      <w:r w:rsidR="183F87B0" w:rsidRPr="418E2EB8">
        <w:rPr>
          <w:rFonts w:ascii="Arial" w:hAnsi="Arial" w:cs="Arial"/>
        </w:rPr>
        <w:t>)</w:t>
      </w:r>
      <w:r w:rsidR="44F7DDEA" w:rsidRPr="418E2EB8">
        <w:rPr>
          <w:rFonts w:ascii="Arial" w:hAnsi="Arial" w:cs="Arial"/>
        </w:rPr>
        <w:t>.</w:t>
      </w:r>
      <w:r w:rsidR="70A6D7F8" w:rsidRPr="0BC3A46C">
        <w:rPr>
          <w:rFonts w:ascii="Arial" w:hAnsi="Arial" w:cs="Arial"/>
        </w:rPr>
        <w:t xml:space="preserve"> </w:t>
      </w:r>
      <w:r w:rsidR="5FD07D84" w:rsidRPr="0BC3A46C">
        <w:rPr>
          <w:rFonts w:ascii="Arial" w:hAnsi="Arial" w:cs="Arial"/>
        </w:rPr>
        <w:t>These communities, often formulated through process of grievance with the caveat of</w:t>
      </w:r>
      <w:r w:rsidR="47675F41" w:rsidRPr="0BC3A46C">
        <w:rPr>
          <w:rFonts w:ascii="Arial" w:hAnsi="Arial" w:cs="Arial"/>
        </w:rPr>
        <w:t xml:space="preserve"> </w:t>
      </w:r>
      <w:r w:rsidR="48C3D869" w:rsidRPr="0BC3A46C">
        <w:rPr>
          <w:rFonts w:ascii="Arial" w:hAnsi="Arial" w:cs="Arial"/>
        </w:rPr>
        <w:t>misogyny</w:t>
      </w:r>
      <w:r w:rsidR="47675F41" w:rsidRPr="0BC3A46C">
        <w:rPr>
          <w:rFonts w:ascii="Arial" w:hAnsi="Arial" w:cs="Arial"/>
        </w:rPr>
        <w:t xml:space="preserve"> and ideological </w:t>
      </w:r>
      <w:r w:rsidR="48C3D869" w:rsidRPr="0BC3A46C">
        <w:rPr>
          <w:rFonts w:ascii="Arial" w:hAnsi="Arial" w:cs="Arial"/>
        </w:rPr>
        <w:t>rigidity</w:t>
      </w:r>
      <w:r w:rsidR="47675F41" w:rsidRPr="0BC3A46C">
        <w:rPr>
          <w:rFonts w:ascii="Arial" w:hAnsi="Arial" w:cs="Arial"/>
        </w:rPr>
        <w:t xml:space="preserve">, has become increasingly visible through platforms such as </w:t>
      </w:r>
      <w:r w:rsidR="48C3D869" w:rsidRPr="0BC3A46C">
        <w:rPr>
          <w:rFonts w:ascii="Arial" w:hAnsi="Arial" w:cs="Arial"/>
        </w:rPr>
        <w:t>YouTube</w:t>
      </w:r>
      <w:r w:rsidR="47675F41" w:rsidRPr="0BC3A46C">
        <w:rPr>
          <w:rFonts w:ascii="Arial" w:hAnsi="Arial" w:cs="Arial"/>
        </w:rPr>
        <w:t xml:space="preserve"> and </w:t>
      </w:r>
      <w:proofErr w:type="spellStart"/>
      <w:r w:rsidR="48C3D869" w:rsidRPr="0BC3A46C">
        <w:rPr>
          <w:rFonts w:ascii="Arial" w:hAnsi="Arial" w:cs="Arial"/>
        </w:rPr>
        <w:t>TikTok</w:t>
      </w:r>
      <w:proofErr w:type="spellEnd"/>
      <w:r w:rsidR="47675F41" w:rsidRPr="0BC3A46C">
        <w:rPr>
          <w:rFonts w:ascii="Arial" w:hAnsi="Arial" w:cs="Arial"/>
        </w:rPr>
        <w:t xml:space="preserve"> for </w:t>
      </w:r>
      <w:r w:rsidR="48C3D869" w:rsidRPr="0BC3A46C">
        <w:rPr>
          <w:rFonts w:ascii="Arial" w:hAnsi="Arial" w:cs="Arial"/>
        </w:rPr>
        <w:t>its</w:t>
      </w:r>
      <w:r w:rsidR="47675F41" w:rsidRPr="0BC3A46C">
        <w:rPr>
          <w:rFonts w:ascii="Arial" w:hAnsi="Arial" w:cs="Arial"/>
        </w:rPr>
        <w:t xml:space="preserve"> fast and short formed content, which has been the main driver of these </w:t>
      </w:r>
      <w:proofErr w:type="spellStart"/>
      <w:r w:rsidR="47675F41" w:rsidRPr="0BC3A46C">
        <w:rPr>
          <w:rFonts w:ascii="Arial" w:hAnsi="Arial" w:cs="Arial"/>
        </w:rPr>
        <w:t>manosphere</w:t>
      </w:r>
      <w:proofErr w:type="spellEnd"/>
      <w:r w:rsidR="47675F41" w:rsidRPr="0BC3A46C">
        <w:rPr>
          <w:rFonts w:ascii="Arial" w:hAnsi="Arial" w:cs="Arial"/>
        </w:rPr>
        <w:t xml:space="preserve"> content and </w:t>
      </w:r>
      <w:proofErr w:type="spellStart"/>
      <w:r w:rsidR="47675F41" w:rsidRPr="0BC3A46C">
        <w:rPr>
          <w:rFonts w:ascii="Arial" w:hAnsi="Arial" w:cs="Arial"/>
        </w:rPr>
        <w:t>Reddit</w:t>
      </w:r>
      <w:proofErr w:type="spellEnd"/>
      <w:r w:rsidR="47675F41" w:rsidRPr="0BC3A46C">
        <w:rPr>
          <w:rFonts w:ascii="Arial" w:hAnsi="Arial" w:cs="Arial"/>
        </w:rPr>
        <w:t xml:space="preserve"> for hosting </w:t>
      </w:r>
      <w:r w:rsidR="08B66A14" w:rsidRPr="0BC3A46C">
        <w:rPr>
          <w:rFonts w:ascii="Arial" w:hAnsi="Arial" w:cs="Arial"/>
        </w:rPr>
        <w:t>its</w:t>
      </w:r>
      <w:r w:rsidR="48C3D869" w:rsidRPr="0BC3A46C">
        <w:rPr>
          <w:rFonts w:ascii="Arial" w:hAnsi="Arial" w:cs="Arial"/>
        </w:rPr>
        <w:t xml:space="preserve"> forums for these </w:t>
      </w:r>
      <w:proofErr w:type="spellStart"/>
      <w:r w:rsidR="48C3D869" w:rsidRPr="0BC3A46C">
        <w:rPr>
          <w:rFonts w:ascii="Arial" w:hAnsi="Arial" w:cs="Arial"/>
        </w:rPr>
        <w:t>incels</w:t>
      </w:r>
      <w:proofErr w:type="spellEnd"/>
      <w:r w:rsidR="48C3D869" w:rsidRPr="0BC3A46C">
        <w:rPr>
          <w:rFonts w:ascii="Arial" w:hAnsi="Arial" w:cs="Arial"/>
        </w:rPr>
        <w:t xml:space="preserve"> to congregate</w:t>
      </w:r>
      <w:r w:rsidR="5F728812" w:rsidRPr="418E2EB8">
        <w:rPr>
          <w:rFonts w:ascii="Arial" w:hAnsi="Arial" w:cs="Arial"/>
        </w:rPr>
        <w:t xml:space="preserve"> (</w:t>
      </w:r>
      <w:proofErr w:type="spellStart"/>
      <w:r w:rsidR="5F728812" w:rsidRPr="418E2EB8">
        <w:rPr>
          <w:rFonts w:ascii="Arial" w:hAnsi="Arial" w:cs="Arial"/>
        </w:rPr>
        <w:t>Ging</w:t>
      </w:r>
      <w:proofErr w:type="spellEnd"/>
      <w:r w:rsidR="5F728812" w:rsidRPr="418E2EB8">
        <w:rPr>
          <w:rFonts w:ascii="Arial" w:hAnsi="Arial" w:cs="Arial"/>
        </w:rPr>
        <w:t>, 2017).</w:t>
      </w:r>
      <w:r w:rsidR="247C4DEB" w:rsidRPr="0BC3A46C">
        <w:rPr>
          <w:rFonts w:ascii="Arial" w:hAnsi="Arial" w:cs="Arial"/>
        </w:rPr>
        <w:t xml:space="preserve"> By using secondary qualitative thematic an</w:t>
      </w:r>
      <w:r w:rsidR="1C0927EE" w:rsidRPr="0BC3A46C">
        <w:rPr>
          <w:rFonts w:ascii="Arial" w:hAnsi="Arial" w:cs="Arial"/>
        </w:rPr>
        <w:t>alysis (Braun and Clarke, 2006), we would be able to id</w:t>
      </w:r>
      <w:r w:rsidR="3D813D8B" w:rsidRPr="0BC3A46C">
        <w:rPr>
          <w:rFonts w:ascii="Arial" w:hAnsi="Arial" w:cs="Arial"/>
        </w:rPr>
        <w:t>entify th</w:t>
      </w:r>
      <w:r w:rsidR="04A38A0F" w:rsidRPr="0BC3A46C">
        <w:rPr>
          <w:rFonts w:ascii="Arial" w:hAnsi="Arial" w:cs="Arial"/>
        </w:rPr>
        <w:t xml:space="preserve">e key discourse and narratives within the </w:t>
      </w:r>
      <w:proofErr w:type="spellStart"/>
      <w:r w:rsidR="04A38A0F" w:rsidRPr="0BC3A46C">
        <w:rPr>
          <w:rFonts w:ascii="Arial" w:hAnsi="Arial" w:cs="Arial"/>
        </w:rPr>
        <w:t>incel</w:t>
      </w:r>
      <w:proofErr w:type="spellEnd"/>
      <w:r w:rsidR="04A38A0F" w:rsidRPr="0BC3A46C">
        <w:rPr>
          <w:rFonts w:ascii="Arial" w:hAnsi="Arial" w:cs="Arial"/>
        </w:rPr>
        <w:t xml:space="preserve"> communities and understand their worldview clearly.</w:t>
      </w:r>
    </w:p>
    <w:p w14:paraId="057199CA" w14:textId="37C9AF33" w:rsidR="00EB3B86" w:rsidRDefault="00725A51" w:rsidP="00105755">
      <w:pPr>
        <w:pStyle w:val="Heading1"/>
        <w:rPr>
          <w:rFonts w:eastAsia="Arial" w:cs="Arial"/>
        </w:rPr>
      </w:pPr>
      <w:bookmarkStart w:id="2" w:name="_Toc226570405"/>
      <w:r w:rsidRPr="0BC3A46C">
        <w:rPr>
          <w:rFonts w:eastAsia="Arial" w:cs="Arial"/>
        </w:rPr>
        <w:t>2.1</w:t>
      </w:r>
      <w:r w:rsidR="599E7A42" w:rsidRPr="0BC3A46C">
        <w:rPr>
          <w:rFonts w:eastAsia="Arial" w:cs="Arial"/>
        </w:rPr>
        <w:t>Literature review</w:t>
      </w:r>
      <w:bookmarkEnd w:id="2"/>
    </w:p>
    <w:p w14:paraId="7ECBDA63" w14:textId="772709DB" w:rsidR="008203FE" w:rsidRPr="00274FC8" w:rsidRDefault="008203FE" w:rsidP="00170AAF">
      <w:pPr>
        <w:pStyle w:val="Heading3"/>
      </w:pPr>
      <w:bookmarkStart w:id="3" w:name="_Toc226570406"/>
      <w:r w:rsidRPr="00274FC8">
        <w:t xml:space="preserve">Hegemonic </w:t>
      </w:r>
      <w:r w:rsidR="00D208BA" w:rsidRPr="00274FC8">
        <w:t>Masculinity</w:t>
      </w:r>
      <w:bookmarkEnd w:id="3"/>
    </w:p>
    <w:p w14:paraId="66BDCB68" w14:textId="2FB38FFF" w:rsidR="005F0D8B" w:rsidRDefault="000A78B3" w:rsidP="408A09F0">
      <w:pPr>
        <w:rPr>
          <w:rFonts w:ascii="Arial" w:eastAsia="Arial" w:hAnsi="Arial" w:cs="Arial"/>
        </w:rPr>
      </w:pPr>
      <w:r w:rsidRPr="0BC3A46C">
        <w:rPr>
          <w:rFonts w:ascii="Arial" w:eastAsia="Arial" w:hAnsi="Arial" w:cs="Arial"/>
        </w:rPr>
        <w:t xml:space="preserve">In recent years, the term </w:t>
      </w:r>
      <w:proofErr w:type="spellStart"/>
      <w:r w:rsidR="00D413A6" w:rsidRPr="0BC3A46C">
        <w:rPr>
          <w:rFonts w:ascii="Arial" w:eastAsia="Arial" w:hAnsi="Arial" w:cs="Arial"/>
        </w:rPr>
        <w:t>incel</w:t>
      </w:r>
      <w:proofErr w:type="spellEnd"/>
      <w:r w:rsidR="00D413A6" w:rsidRPr="0BC3A46C">
        <w:rPr>
          <w:rFonts w:ascii="Arial" w:eastAsia="Arial" w:hAnsi="Arial" w:cs="Arial"/>
        </w:rPr>
        <w:t xml:space="preserve"> short</w:t>
      </w:r>
      <w:r w:rsidRPr="0BC3A46C">
        <w:rPr>
          <w:rFonts w:ascii="Arial" w:eastAsia="Arial" w:hAnsi="Arial" w:cs="Arial"/>
        </w:rPr>
        <w:t xml:space="preserve"> for involuntary celibate has evolved from obscure internet slang </w:t>
      </w:r>
      <w:r w:rsidR="003A0B26" w:rsidRPr="0BC3A46C">
        <w:rPr>
          <w:rFonts w:ascii="Arial" w:eastAsia="Arial" w:hAnsi="Arial" w:cs="Arial"/>
        </w:rPr>
        <w:t>describing individuals who perceive themselves as unable to form sexual or romantic relationships (Whittaker, Costello and Thomas, 202</w:t>
      </w:r>
      <w:r w:rsidR="00BC20E1" w:rsidRPr="0BC3A46C">
        <w:rPr>
          <w:rFonts w:ascii="Arial" w:eastAsia="Arial" w:hAnsi="Arial" w:cs="Arial"/>
        </w:rPr>
        <w:t>5</w:t>
      </w:r>
      <w:r w:rsidR="003A0B26" w:rsidRPr="0BC3A46C">
        <w:rPr>
          <w:rFonts w:ascii="Arial" w:eastAsia="Arial" w:hAnsi="Arial" w:cs="Arial"/>
        </w:rPr>
        <w:t xml:space="preserve">), into a subject of intense public scrutiny and media sensationalism. Frequently depicted as synonymous with misogyny, violence and radicalisation, the </w:t>
      </w:r>
      <w:proofErr w:type="spellStart"/>
      <w:r w:rsidR="003A0B26" w:rsidRPr="0BC3A46C">
        <w:rPr>
          <w:rFonts w:ascii="Arial" w:eastAsia="Arial" w:hAnsi="Arial" w:cs="Arial"/>
        </w:rPr>
        <w:t>incel</w:t>
      </w:r>
      <w:proofErr w:type="spellEnd"/>
      <w:r w:rsidR="003A0B26" w:rsidRPr="0BC3A46C">
        <w:rPr>
          <w:rFonts w:ascii="Arial" w:eastAsia="Arial" w:hAnsi="Arial" w:cs="Arial"/>
        </w:rPr>
        <w:t xml:space="preserve"> </w:t>
      </w:r>
      <w:r w:rsidR="08ED2C5C" w:rsidRPr="0BC3A46C">
        <w:rPr>
          <w:rFonts w:ascii="Arial" w:eastAsia="Arial" w:hAnsi="Arial" w:cs="Arial"/>
        </w:rPr>
        <w:t>identity</w:t>
      </w:r>
      <w:r w:rsidR="003A0B26" w:rsidRPr="0BC3A46C">
        <w:rPr>
          <w:rFonts w:ascii="Arial" w:eastAsia="Arial" w:hAnsi="Arial" w:cs="Arial"/>
        </w:rPr>
        <w:t xml:space="preserve"> has come to symbolise wider societal anxieties surrounding gender relations, sexual norms, and the influence of digital subcultures. </w:t>
      </w:r>
      <w:r w:rsidR="2BE4FA7D" w:rsidRPr="0BC3A46C">
        <w:rPr>
          <w:rFonts w:ascii="Arial" w:eastAsia="Arial" w:hAnsi="Arial" w:cs="Arial"/>
        </w:rPr>
        <w:t xml:space="preserve">Misogynistic violence, whilst not </w:t>
      </w:r>
      <w:r w:rsidR="6EBDFB1D" w:rsidRPr="0BC3A46C">
        <w:rPr>
          <w:rFonts w:ascii="Arial" w:eastAsia="Arial" w:hAnsi="Arial" w:cs="Arial"/>
        </w:rPr>
        <w:t>common,</w:t>
      </w:r>
      <w:r w:rsidR="2BE4FA7D" w:rsidRPr="0BC3A46C">
        <w:rPr>
          <w:rFonts w:ascii="Arial" w:eastAsia="Arial" w:hAnsi="Arial" w:cs="Arial"/>
        </w:rPr>
        <w:t xml:space="preserve"> is </w:t>
      </w:r>
      <w:r w:rsidR="0A8C9898" w:rsidRPr="0BC3A46C">
        <w:rPr>
          <w:rFonts w:ascii="Arial" w:eastAsia="Arial" w:hAnsi="Arial" w:cs="Arial"/>
        </w:rPr>
        <w:t>visibly</w:t>
      </w:r>
      <w:r w:rsidR="2BE4FA7D" w:rsidRPr="0BC3A46C">
        <w:rPr>
          <w:rFonts w:ascii="Arial" w:eastAsia="Arial" w:hAnsi="Arial" w:cs="Arial"/>
        </w:rPr>
        <w:t xml:space="preserve"> surged following Elliot Rodger’s</w:t>
      </w:r>
      <w:r w:rsidR="2A732C4C" w:rsidRPr="0BC3A46C">
        <w:rPr>
          <w:rFonts w:ascii="Arial" w:eastAsia="Arial" w:hAnsi="Arial" w:cs="Arial"/>
        </w:rPr>
        <w:t xml:space="preserve"> Isla Vista attack, which was </w:t>
      </w:r>
      <w:r w:rsidR="32E4BEDA" w:rsidRPr="0BC3A46C">
        <w:rPr>
          <w:rFonts w:ascii="Arial" w:eastAsia="Arial" w:hAnsi="Arial" w:cs="Arial"/>
        </w:rPr>
        <w:t>described</w:t>
      </w:r>
      <w:r w:rsidR="2A732C4C" w:rsidRPr="0BC3A46C">
        <w:rPr>
          <w:rFonts w:ascii="Arial" w:eastAsia="Arial" w:hAnsi="Arial" w:cs="Arial"/>
        </w:rPr>
        <w:t xml:space="preserve"> by him to be his “Day of Retribution” (</w:t>
      </w:r>
      <w:proofErr w:type="spellStart"/>
      <w:r w:rsidR="2A732C4C" w:rsidRPr="0BC3A46C">
        <w:rPr>
          <w:rFonts w:ascii="Arial" w:eastAsia="Arial" w:hAnsi="Arial" w:cs="Arial"/>
        </w:rPr>
        <w:t>Scaputra</w:t>
      </w:r>
      <w:proofErr w:type="spellEnd"/>
      <w:r w:rsidR="2A732C4C" w:rsidRPr="0BC3A46C">
        <w:rPr>
          <w:rFonts w:ascii="Arial" w:eastAsia="Arial" w:hAnsi="Arial" w:cs="Arial"/>
        </w:rPr>
        <w:t xml:space="preserve"> and Boyle, 2020)</w:t>
      </w:r>
      <w:r w:rsidR="7EE9A2AF" w:rsidRPr="0BC3A46C">
        <w:rPr>
          <w:rFonts w:ascii="Arial" w:eastAsia="Arial" w:hAnsi="Arial" w:cs="Arial"/>
        </w:rPr>
        <w:t xml:space="preserve">. His manifesto and video </w:t>
      </w:r>
      <w:r w:rsidR="1C671790" w:rsidRPr="0BC3A46C">
        <w:rPr>
          <w:rFonts w:ascii="Arial" w:eastAsia="Arial" w:hAnsi="Arial" w:cs="Arial"/>
        </w:rPr>
        <w:t>were</w:t>
      </w:r>
      <w:r w:rsidR="7EE9A2AF" w:rsidRPr="0BC3A46C">
        <w:rPr>
          <w:rFonts w:ascii="Arial" w:eastAsia="Arial" w:hAnsi="Arial" w:cs="Arial"/>
        </w:rPr>
        <w:t xml:space="preserve"> </w:t>
      </w:r>
      <w:r w:rsidR="2A83A9B7" w:rsidRPr="0BC3A46C">
        <w:rPr>
          <w:rFonts w:ascii="Arial" w:eastAsia="Arial" w:hAnsi="Arial" w:cs="Arial"/>
        </w:rPr>
        <w:t>closely</w:t>
      </w:r>
      <w:r w:rsidR="7EE9A2AF" w:rsidRPr="0BC3A46C">
        <w:rPr>
          <w:rFonts w:ascii="Arial" w:eastAsia="Arial" w:hAnsi="Arial" w:cs="Arial"/>
        </w:rPr>
        <w:t xml:space="preserve"> aligned with the </w:t>
      </w:r>
      <w:proofErr w:type="spellStart"/>
      <w:r w:rsidR="7EE9A2AF" w:rsidRPr="0BC3A46C">
        <w:rPr>
          <w:rFonts w:ascii="Arial" w:eastAsia="Arial" w:hAnsi="Arial" w:cs="Arial"/>
        </w:rPr>
        <w:t>incel</w:t>
      </w:r>
      <w:proofErr w:type="spellEnd"/>
      <w:r w:rsidR="7EE9A2AF" w:rsidRPr="0BC3A46C">
        <w:rPr>
          <w:rFonts w:ascii="Arial" w:eastAsia="Arial" w:hAnsi="Arial" w:cs="Arial"/>
        </w:rPr>
        <w:t xml:space="preserve"> ideology, </w:t>
      </w:r>
      <w:r w:rsidR="472EE73C" w:rsidRPr="0BC3A46C">
        <w:rPr>
          <w:rFonts w:ascii="Arial" w:eastAsia="Arial" w:hAnsi="Arial" w:cs="Arial"/>
        </w:rPr>
        <w:t>particularly</w:t>
      </w:r>
      <w:r w:rsidR="7EE9A2AF" w:rsidRPr="0BC3A46C">
        <w:rPr>
          <w:rFonts w:ascii="Arial" w:eastAsia="Arial" w:hAnsi="Arial" w:cs="Arial"/>
        </w:rPr>
        <w:t xml:space="preserve"> with the belie</w:t>
      </w:r>
      <w:r w:rsidR="00314ED6" w:rsidRPr="0BC3A46C">
        <w:rPr>
          <w:rFonts w:ascii="Arial" w:eastAsia="Arial" w:hAnsi="Arial" w:cs="Arial"/>
        </w:rPr>
        <w:t>f</w:t>
      </w:r>
      <w:r w:rsidR="7EE9A2AF" w:rsidRPr="0BC3A46C">
        <w:rPr>
          <w:rFonts w:ascii="Arial" w:eastAsia="Arial" w:hAnsi="Arial" w:cs="Arial"/>
        </w:rPr>
        <w:t xml:space="preserve"> that women owe me</w:t>
      </w:r>
      <w:r w:rsidR="0F7E71DB" w:rsidRPr="0BC3A46C">
        <w:rPr>
          <w:rFonts w:ascii="Arial" w:eastAsia="Arial" w:hAnsi="Arial" w:cs="Arial"/>
        </w:rPr>
        <w:t xml:space="preserve">n sex and women’s </w:t>
      </w:r>
      <w:r w:rsidR="26FFF239" w:rsidRPr="0BC3A46C">
        <w:rPr>
          <w:rFonts w:ascii="Arial" w:eastAsia="Arial" w:hAnsi="Arial" w:cs="Arial"/>
        </w:rPr>
        <w:t>autonomy</w:t>
      </w:r>
      <w:r w:rsidR="0F7E71DB" w:rsidRPr="0BC3A46C">
        <w:rPr>
          <w:rFonts w:ascii="Arial" w:eastAsia="Arial" w:hAnsi="Arial" w:cs="Arial"/>
        </w:rPr>
        <w:t xml:space="preserve"> was an attack </w:t>
      </w:r>
      <w:r w:rsidR="39CCCECE" w:rsidRPr="0BC3A46C">
        <w:rPr>
          <w:rFonts w:ascii="Arial" w:eastAsia="Arial" w:hAnsi="Arial" w:cs="Arial"/>
        </w:rPr>
        <w:t>on men</w:t>
      </w:r>
      <w:r w:rsidR="001F2FEA" w:rsidRPr="0BC3A46C">
        <w:rPr>
          <w:rFonts w:ascii="Arial" w:eastAsia="Arial" w:hAnsi="Arial" w:cs="Arial"/>
        </w:rPr>
        <w:t>’s</w:t>
      </w:r>
      <w:r w:rsidR="39CCCECE" w:rsidRPr="0BC3A46C">
        <w:rPr>
          <w:rFonts w:ascii="Arial" w:eastAsia="Arial" w:hAnsi="Arial" w:cs="Arial"/>
        </w:rPr>
        <w:t xml:space="preserve"> social reward</w:t>
      </w:r>
      <w:r w:rsidR="007E1686" w:rsidRPr="0BC3A46C">
        <w:rPr>
          <w:rFonts w:ascii="Arial" w:eastAsia="Arial" w:hAnsi="Arial" w:cs="Arial"/>
        </w:rPr>
        <w:t>. The vi</w:t>
      </w:r>
      <w:r w:rsidR="00084FF8" w:rsidRPr="0BC3A46C">
        <w:rPr>
          <w:rFonts w:ascii="Arial" w:eastAsia="Arial" w:hAnsi="Arial" w:cs="Arial"/>
        </w:rPr>
        <w:t xml:space="preserve">olent </w:t>
      </w:r>
      <w:r w:rsidR="004D6D00" w:rsidRPr="0BC3A46C">
        <w:rPr>
          <w:rFonts w:ascii="Arial" w:eastAsia="Arial" w:hAnsi="Arial" w:cs="Arial"/>
        </w:rPr>
        <w:t>behaviour</w:t>
      </w:r>
      <w:r w:rsidR="00084FF8" w:rsidRPr="0BC3A46C">
        <w:rPr>
          <w:rFonts w:ascii="Arial" w:eastAsia="Arial" w:hAnsi="Arial" w:cs="Arial"/>
        </w:rPr>
        <w:t xml:space="preserve"> was a means of </w:t>
      </w:r>
      <w:r w:rsidR="00A741D3" w:rsidRPr="0BC3A46C">
        <w:rPr>
          <w:rFonts w:ascii="Arial" w:eastAsia="Arial" w:hAnsi="Arial" w:cs="Arial"/>
        </w:rPr>
        <w:t>reclaiming their masculinity identity and push</w:t>
      </w:r>
      <w:r w:rsidR="00084FF8" w:rsidRPr="0BC3A46C">
        <w:rPr>
          <w:rFonts w:ascii="Arial" w:eastAsia="Arial" w:hAnsi="Arial" w:cs="Arial"/>
        </w:rPr>
        <w:t>ing</w:t>
      </w:r>
      <w:r w:rsidR="00A741D3" w:rsidRPr="0BC3A46C">
        <w:rPr>
          <w:rFonts w:ascii="Arial" w:eastAsia="Arial" w:hAnsi="Arial" w:cs="Arial"/>
        </w:rPr>
        <w:t xml:space="preserve"> back against their </w:t>
      </w:r>
      <w:r w:rsidR="00E42B62" w:rsidRPr="0BC3A46C">
        <w:rPr>
          <w:rFonts w:ascii="Arial" w:eastAsia="Arial" w:hAnsi="Arial" w:cs="Arial"/>
        </w:rPr>
        <w:t>oppressors (</w:t>
      </w:r>
      <w:proofErr w:type="spellStart"/>
      <w:r w:rsidR="39CCCECE" w:rsidRPr="0BC3A46C">
        <w:rPr>
          <w:rFonts w:ascii="Arial" w:eastAsia="Arial" w:hAnsi="Arial" w:cs="Arial"/>
        </w:rPr>
        <w:t>Ging</w:t>
      </w:r>
      <w:proofErr w:type="spellEnd"/>
      <w:r w:rsidR="39CCCECE" w:rsidRPr="0BC3A46C">
        <w:rPr>
          <w:rFonts w:ascii="Arial" w:eastAsia="Arial" w:hAnsi="Arial" w:cs="Arial"/>
        </w:rPr>
        <w:t>, 2017)</w:t>
      </w:r>
      <w:r w:rsidR="6B4DD5AE" w:rsidRPr="0BC3A46C">
        <w:rPr>
          <w:rFonts w:ascii="Arial" w:eastAsia="Arial" w:hAnsi="Arial" w:cs="Arial"/>
        </w:rPr>
        <w:t xml:space="preserve">. </w:t>
      </w:r>
      <w:r w:rsidR="00D35BD4" w:rsidRPr="0BC3A46C">
        <w:rPr>
          <w:rFonts w:ascii="Arial" w:eastAsia="Arial" w:hAnsi="Arial" w:cs="Arial"/>
        </w:rPr>
        <w:t>This was a cultural moment where online aggression transformed into offline violence.</w:t>
      </w:r>
    </w:p>
    <w:p w14:paraId="48F1D5CA" w14:textId="00273F03" w:rsidR="2BE4FA7D" w:rsidRPr="008617A5" w:rsidRDefault="00621B8C" w:rsidP="408A09F0">
      <w:pPr>
        <w:rPr>
          <w:rFonts w:ascii="Arial" w:eastAsia="Arial" w:hAnsi="Arial" w:cs="Arial"/>
        </w:rPr>
      </w:pPr>
      <w:r w:rsidRPr="0BC3A46C">
        <w:rPr>
          <w:rFonts w:ascii="Arial" w:eastAsia="Arial" w:hAnsi="Arial" w:cs="Arial"/>
        </w:rPr>
        <w:t xml:space="preserve">While attackers such as the Isla Vista shooter may be upheld as a sort of secularized saint in the eyes of some </w:t>
      </w:r>
      <w:proofErr w:type="spellStart"/>
      <w:r w:rsidRPr="0BC3A46C">
        <w:rPr>
          <w:rFonts w:ascii="Arial" w:eastAsia="Arial" w:hAnsi="Arial" w:cs="Arial"/>
        </w:rPr>
        <w:t>incels</w:t>
      </w:r>
      <w:proofErr w:type="spellEnd"/>
      <w:r w:rsidR="00D35BD4" w:rsidRPr="0BC3A46C">
        <w:rPr>
          <w:rFonts w:ascii="Arial" w:eastAsia="Arial" w:hAnsi="Arial" w:cs="Arial"/>
        </w:rPr>
        <w:t xml:space="preserve">, </w:t>
      </w:r>
      <w:r w:rsidRPr="0BC3A46C">
        <w:rPr>
          <w:rFonts w:ascii="Arial" w:eastAsia="Arial" w:hAnsi="Arial" w:cs="Arial"/>
        </w:rPr>
        <w:t xml:space="preserve">it is important to note that the majority of </w:t>
      </w:r>
      <w:proofErr w:type="spellStart"/>
      <w:r w:rsidRPr="0BC3A46C">
        <w:rPr>
          <w:rFonts w:ascii="Arial" w:eastAsia="Arial" w:hAnsi="Arial" w:cs="Arial"/>
        </w:rPr>
        <w:t>incels</w:t>
      </w:r>
      <w:proofErr w:type="spellEnd"/>
      <w:r w:rsidRPr="0BC3A46C">
        <w:rPr>
          <w:rFonts w:ascii="Arial" w:eastAsia="Arial" w:hAnsi="Arial" w:cs="Arial"/>
        </w:rPr>
        <w:t xml:space="preserve"> do not commit acts of physical violence. Instead, many </w:t>
      </w:r>
      <w:proofErr w:type="spellStart"/>
      <w:r w:rsidRPr="0BC3A46C">
        <w:rPr>
          <w:rFonts w:ascii="Arial" w:eastAsia="Arial" w:hAnsi="Arial" w:cs="Arial"/>
        </w:rPr>
        <w:t>incels</w:t>
      </w:r>
      <w:proofErr w:type="spellEnd"/>
      <w:r w:rsidRPr="0BC3A46C">
        <w:rPr>
          <w:rFonts w:ascii="Arial" w:eastAsia="Arial" w:hAnsi="Arial" w:cs="Arial"/>
        </w:rPr>
        <w:t xml:space="preserve"> engage in an online practice called “shit-posting,” where members of the community post memes or shocking comments which are meant to provoke members of society, such as “Chads,” “</w:t>
      </w:r>
      <w:proofErr w:type="spellStart"/>
      <w:r w:rsidRPr="0BC3A46C">
        <w:rPr>
          <w:rFonts w:ascii="Arial" w:eastAsia="Arial" w:hAnsi="Arial" w:cs="Arial"/>
        </w:rPr>
        <w:t>Stacys</w:t>
      </w:r>
      <w:proofErr w:type="spellEnd"/>
      <w:r w:rsidRPr="0BC3A46C">
        <w:rPr>
          <w:rFonts w:ascii="Arial" w:eastAsia="Arial" w:hAnsi="Arial" w:cs="Arial"/>
        </w:rPr>
        <w:t>,” and the average person (deemed “</w:t>
      </w:r>
      <w:proofErr w:type="spellStart"/>
      <w:r w:rsidRPr="0BC3A46C">
        <w:rPr>
          <w:rFonts w:ascii="Arial" w:eastAsia="Arial" w:hAnsi="Arial" w:cs="Arial"/>
        </w:rPr>
        <w:t>normie</w:t>
      </w:r>
      <w:proofErr w:type="spellEnd"/>
      <w:r w:rsidRPr="0BC3A46C">
        <w:rPr>
          <w:rFonts w:ascii="Arial" w:eastAsia="Arial" w:hAnsi="Arial" w:cs="Arial"/>
        </w:rPr>
        <w:t xml:space="preserve">”; Lindsay, 2020). Such shit-posts often include memes, such as “Chad </w:t>
      </w:r>
      <w:proofErr w:type="spellStart"/>
      <w:r w:rsidRPr="0BC3A46C">
        <w:rPr>
          <w:rFonts w:ascii="Arial" w:eastAsia="Arial" w:hAnsi="Arial" w:cs="Arial"/>
        </w:rPr>
        <w:t>Thundercock</w:t>
      </w:r>
      <w:proofErr w:type="spellEnd"/>
      <w:r w:rsidRPr="0BC3A46C">
        <w:rPr>
          <w:rFonts w:ascii="Arial" w:eastAsia="Arial" w:hAnsi="Arial" w:cs="Arial"/>
        </w:rPr>
        <w:t>” and “The Stacy” (memes which serve as caricatures of both “Chads” and “</w:t>
      </w:r>
      <w:proofErr w:type="spellStart"/>
      <w:r w:rsidRPr="0BC3A46C">
        <w:rPr>
          <w:rFonts w:ascii="Arial" w:eastAsia="Arial" w:hAnsi="Arial" w:cs="Arial"/>
        </w:rPr>
        <w:t>Stacys</w:t>
      </w:r>
      <w:proofErr w:type="spellEnd"/>
      <w:r w:rsidRPr="0BC3A46C">
        <w:rPr>
          <w:rFonts w:ascii="Arial" w:eastAsia="Arial" w:hAnsi="Arial" w:cs="Arial"/>
        </w:rPr>
        <w:t>”</w:t>
      </w:r>
      <w:r w:rsidR="00111675" w:rsidRPr="0BC3A46C">
        <w:rPr>
          <w:rFonts w:ascii="Arial" w:eastAsia="Arial" w:hAnsi="Arial" w:cs="Arial"/>
        </w:rPr>
        <w:t xml:space="preserve">, </w:t>
      </w:r>
      <w:r w:rsidR="71EA3021" w:rsidRPr="60C3E2FD">
        <w:rPr>
          <w:rFonts w:ascii="Arial" w:eastAsia="Arial" w:hAnsi="Arial" w:cs="Arial"/>
        </w:rPr>
        <w:t>(</w:t>
      </w:r>
      <w:r w:rsidR="00111675" w:rsidRPr="0BC3A46C">
        <w:rPr>
          <w:rFonts w:ascii="Arial" w:eastAsia="Arial" w:hAnsi="Arial" w:cs="Arial"/>
        </w:rPr>
        <w:t>see in</w:t>
      </w:r>
      <w:r w:rsidR="000D6883">
        <w:rPr>
          <w:rFonts w:ascii="Arial" w:eastAsia="Arial" w:hAnsi="Arial" w:cs="Arial"/>
        </w:rPr>
        <w:t xml:space="preserve"> Image 1 and 2</w:t>
      </w:r>
      <w:r w:rsidRPr="0BC3A46C">
        <w:rPr>
          <w:rFonts w:ascii="Arial" w:eastAsia="Arial" w:hAnsi="Arial" w:cs="Arial"/>
        </w:rPr>
        <w:t>), both of which seek to provoke members of those social identities (</w:t>
      </w:r>
      <w:proofErr w:type="spellStart"/>
      <w:r w:rsidRPr="0BC3A46C">
        <w:rPr>
          <w:rFonts w:ascii="Arial" w:eastAsia="Arial" w:hAnsi="Arial" w:cs="Arial"/>
        </w:rPr>
        <w:t>Høiland</w:t>
      </w:r>
      <w:proofErr w:type="spellEnd"/>
      <w:r w:rsidRPr="0BC3A46C">
        <w:rPr>
          <w:rFonts w:ascii="Arial" w:eastAsia="Arial" w:hAnsi="Arial" w:cs="Arial"/>
        </w:rPr>
        <w:t>, 2019).</w:t>
      </w:r>
    </w:p>
    <w:p w14:paraId="02BDBBA3" w14:textId="72AEF0C6" w:rsidR="008203FE" w:rsidRDefault="2ADF6A77" w:rsidP="00D30AA2">
      <w:pPr>
        <w:rPr>
          <w:rFonts w:ascii="Arial" w:eastAsia="Arial" w:hAnsi="Arial" w:cs="Arial"/>
        </w:rPr>
      </w:pPr>
      <w:r w:rsidRPr="0BC3A46C">
        <w:rPr>
          <w:rFonts w:ascii="Arial" w:eastAsia="Arial" w:hAnsi="Arial" w:cs="Arial"/>
        </w:rPr>
        <w:t>Connell’s</w:t>
      </w:r>
      <w:r w:rsidR="3CFF1ECF" w:rsidRPr="0BC3A46C">
        <w:rPr>
          <w:rFonts w:ascii="Arial" w:eastAsia="Arial" w:hAnsi="Arial" w:cs="Arial"/>
        </w:rPr>
        <w:t xml:space="preserve"> (2002, as stated in 1995) concept of hegemonic masculinity provides a foundation to understanding how dominant gender norms </w:t>
      </w:r>
      <w:r w:rsidR="50CFC06E" w:rsidRPr="0BC3A46C">
        <w:rPr>
          <w:rFonts w:ascii="Arial" w:eastAsia="Arial" w:hAnsi="Arial" w:cs="Arial"/>
        </w:rPr>
        <w:t xml:space="preserve">marginalise women through </w:t>
      </w:r>
      <w:r w:rsidR="63DF3F54" w:rsidRPr="0BC3A46C">
        <w:rPr>
          <w:rFonts w:ascii="Arial" w:eastAsia="Arial" w:hAnsi="Arial" w:cs="Arial"/>
        </w:rPr>
        <w:t>characteristic</w:t>
      </w:r>
      <w:r w:rsidR="126114A8" w:rsidRPr="0BC3A46C">
        <w:rPr>
          <w:rFonts w:ascii="Arial" w:eastAsia="Arial" w:hAnsi="Arial" w:cs="Arial"/>
        </w:rPr>
        <w:t>s</w:t>
      </w:r>
      <w:r w:rsidR="63DF3F54" w:rsidRPr="0BC3A46C">
        <w:rPr>
          <w:rFonts w:ascii="Arial" w:eastAsia="Arial" w:hAnsi="Arial" w:cs="Arial"/>
        </w:rPr>
        <w:t xml:space="preserve"> associated with traditional male roles in </w:t>
      </w:r>
      <w:r w:rsidR="00030497" w:rsidRPr="0BC3A46C">
        <w:rPr>
          <w:rFonts w:ascii="Arial" w:eastAsia="Arial" w:hAnsi="Arial" w:cs="Arial"/>
        </w:rPr>
        <w:t>society,</w:t>
      </w:r>
      <w:r w:rsidR="63DF3F54" w:rsidRPr="0BC3A46C">
        <w:rPr>
          <w:rFonts w:ascii="Arial" w:eastAsia="Arial" w:hAnsi="Arial" w:cs="Arial"/>
        </w:rPr>
        <w:t xml:space="preserve"> authority, control and aggression.</w:t>
      </w:r>
      <w:r w:rsidR="4C13FD97" w:rsidRPr="0BC3A46C">
        <w:rPr>
          <w:rFonts w:ascii="Arial" w:eastAsia="Arial" w:hAnsi="Arial" w:cs="Arial"/>
        </w:rPr>
        <w:t xml:space="preserve"> </w:t>
      </w:r>
      <w:r w:rsidR="02A2F051" w:rsidRPr="0BC3A46C">
        <w:rPr>
          <w:rFonts w:ascii="Arial" w:eastAsia="Arial" w:hAnsi="Arial" w:cs="Arial"/>
        </w:rPr>
        <w:t xml:space="preserve">While </w:t>
      </w:r>
      <w:proofErr w:type="spellStart"/>
      <w:r w:rsidR="02A2F051" w:rsidRPr="0BC3A46C">
        <w:rPr>
          <w:rFonts w:ascii="Arial" w:eastAsia="Arial" w:hAnsi="Arial" w:cs="Arial"/>
        </w:rPr>
        <w:t>incels</w:t>
      </w:r>
      <w:proofErr w:type="spellEnd"/>
      <w:r w:rsidR="02A2F051" w:rsidRPr="0BC3A46C">
        <w:rPr>
          <w:rFonts w:ascii="Arial" w:eastAsia="Arial" w:hAnsi="Arial" w:cs="Arial"/>
        </w:rPr>
        <w:t xml:space="preserve"> reject hegemonic masculinity, they often </w:t>
      </w:r>
      <w:r w:rsidR="51C1F774" w:rsidRPr="0BC3A46C">
        <w:rPr>
          <w:rFonts w:ascii="Arial" w:eastAsia="Arial" w:hAnsi="Arial" w:cs="Arial"/>
        </w:rPr>
        <w:t>express</w:t>
      </w:r>
      <w:r w:rsidR="02A2F051" w:rsidRPr="0BC3A46C">
        <w:rPr>
          <w:rFonts w:ascii="Arial" w:eastAsia="Arial" w:hAnsi="Arial" w:cs="Arial"/>
        </w:rPr>
        <w:t xml:space="preserve"> the traits of </w:t>
      </w:r>
      <w:r w:rsidR="0DF68048" w:rsidRPr="0BC3A46C">
        <w:rPr>
          <w:rFonts w:ascii="Arial" w:eastAsia="Arial" w:hAnsi="Arial" w:cs="Arial"/>
        </w:rPr>
        <w:t>hegemonic masculinity</w:t>
      </w:r>
      <w:r w:rsidR="7974728B" w:rsidRPr="0BC3A46C">
        <w:rPr>
          <w:rFonts w:ascii="Arial" w:eastAsia="Arial" w:hAnsi="Arial" w:cs="Arial"/>
        </w:rPr>
        <w:t xml:space="preserve"> but</w:t>
      </w:r>
      <w:r w:rsidR="02A2F051" w:rsidRPr="0BC3A46C">
        <w:rPr>
          <w:rFonts w:ascii="Arial" w:eastAsia="Arial" w:hAnsi="Arial" w:cs="Arial"/>
        </w:rPr>
        <w:t xml:space="preserve"> formulate </w:t>
      </w:r>
      <w:r w:rsidR="46820CA7" w:rsidRPr="0BC3A46C">
        <w:rPr>
          <w:rFonts w:ascii="Arial" w:eastAsia="Arial" w:hAnsi="Arial" w:cs="Arial"/>
        </w:rPr>
        <w:t>it by having their own hegemony through the black p</w:t>
      </w:r>
      <w:r w:rsidR="051C2EEF" w:rsidRPr="0BC3A46C">
        <w:rPr>
          <w:rFonts w:ascii="Arial" w:eastAsia="Arial" w:hAnsi="Arial" w:cs="Arial"/>
        </w:rPr>
        <w:t>ill</w:t>
      </w:r>
      <w:r w:rsidR="5BB5E027" w:rsidRPr="0BC3A46C">
        <w:rPr>
          <w:rFonts w:ascii="Arial" w:eastAsia="Arial" w:hAnsi="Arial" w:cs="Arial"/>
        </w:rPr>
        <w:t>, t</w:t>
      </w:r>
      <w:r w:rsidR="051C2EEF" w:rsidRPr="0BC3A46C">
        <w:rPr>
          <w:rFonts w:ascii="Arial" w:eastAsia="Arial" w:hAnsi="Arial" w:cs="Arial"/>
        </w:rPr>
        <w:t>hey often express feelings of loneliness</w:t>
      </w:r>
      <w:r w:rsidR="096CFA7E" w:rsidRPr="0BC3A46C">
        <w:rPr>
          <w:rFonts w:ascii="Arial" w:eastAsia="Arial" w:hAnsi="Arial" w:cs="Arial"/>
        </w:rPr>
        <w:t>,</w:t>
      </w:r>
      <w:r w:rsidR="051C2EEF" w:rsidRPr="0BC3A46C">
        <w:rPr>
          <w:rFonts w:ascii="Arial" w:eastAsia="Arial" w:hAnsi="Arial" w:cs="Arial"/>
        </w:rPr>
        <w:t xml:space="preserve"> rejection and reject the social norms </w:t>
      </w:r>
      <w:r w:rsidR="10AD3ACF" w:rsidRPr="0BC3A46C">
        <w:rPr>
          <w:rFonts w:ascii="Arial" w:eastAsia="Arial" w:hAnsi="Arial" w:cs="Arial"/>
        </w:rPr>
        <w:t>(</w:t>
      </w:r>
      <w:proofErr w:type="spellStart"/>
      <w:r w:rsidR="10AD3ACF" w:rsidRPr="0BC3A46C">
        <w:rPr>
          <w:rFonts w:ascii="Arial" w:eastAsia="Arial" w:hAnsi="Arial" w:cs="Arial"/>
        </w:rPr>
        <w:t>Ging</w:t>
      </w:r>
      <w:proofErr w:type="spellEnd"/>
      <w:r w:rsidR="10AD3ACF" w:rsidRPr="0BC3A46C">
        <w:rPr>
          <w:rFonts w:ascii="Arial" w:eastAsia="Arial" w:hAnsi="Arial" w:cs="Arial"/>
        </w:rPr>
        <w:t>, 201</w:t>
      </w:r>
      <w:r w:rsidR="004447C5" w:rsidRPr="0BC3A46C">
        <w:rPr>
          <w:rFonts w:ascii="Arial" w:eastAsia="Arial" w:hAnsi="Arial" w:cs="Arial"/>
        </w:rPr>
        <w:t>7</w:t>
      </w:r>
      <w:r w:rsidR="10AD3ACF" w:rsidRPr="0BC3A46C">
        <w:rPr>
          <w:rFonts w:ascii="Arial" w:eastAsia="Arial" w:hAnsi="Arial" w:cs="Arial"/>
        </w:rPr>
        <w:t>).</w:t>
      </w:r>
      <w:r w:rsidR="31EBEE21" w:rsidRPr="0BC3A46C">
        <w:rPr>
          <w:rFonts w:ascii="Arial" w:eastAsia="Arial" w:hAnsi="Arial" w:cs="Arial"/>
        </w:rPr>
        <w:t xml:space="preserve"> </w:t>
      </w:r>
      <w:proofErr w:type="spellStart"/>
      <w:r w:rsidR="31EBEE21" w:rsidRPr="0BC3A46C">
        <w:rPr>
          <w:rFonts w:ascii="Arial" w:eastAsia="Arial" w:hAnsi="Arial" w:cs="Arial"/>
        </w:rPr>
        <w:t>Messner</w:t>
      </w:r>
      <w:proofErr w:type="spellEnd"/>
      <w:r w:rsidR="31EBEE21" w:rsidRPr="0BC3A46C">
        <w:rPr>
          <w:rFonts w:ascii="Arial" w:eastAsia="Arial" w:hAnsi="Arial" w:cs="Arial"/>
        </w:rPr>
        <w:t xml:space="preserve"> (1997)</w:t>
      </w:r>
      <w:r w:rsidR="154C154B" w:rsidRPr="0BC3A46C">
        <w:rPr>
          <w:rFonts w:ascii="Arial" w:eastAsia="Arial" w:hAnsi="Arial" w:cs="Arial"/>
        </w:rPr>
        <w:t xml:space="preserve"> expands this </w:t>
      </w:r>
      <w:r w:rsidR="6EDCA53B" w:rsidRPr="0BC3A46C">
        <w:rPr>
          <w:rFonts w:ascii="Arial" w:eastAsia="Arial" w:hAnsi="Arial" w:cs="Arial"/>
        </w:rPr>
        <w:t>further</w:t>
      </w:r>
      <w:r w:rsidR="154C154B" w:rsidRPr="0BC3A46C">
        <w:rPr>
          <w:rFonts w:ascii="Arial" w:eastAsia="Arial" w:hAnsi="Arial" w:cs="Arial"/>
        </w:rPr>
        <w:t xml:space="preserve"> by exploring the concept of “aggrieved entitlement”, a sense of injustice felt by men who think they have </w:t>
      </w:r>
      <w:r w:rsidR="3DB0444E" w:rsidRPr="0BC3A46C">
        <w:rPr>
          <w:rFonts w:ascii="Arial" w:eastAsia="Arial" w:hAnsi="Arial" w:cs="Arial"/>
        </w:rPr>
        <w:t xml:space="preserve">lost the social rewards promised by the </w:t>
      </w:r>
      <w:r w:rsidR="37DDA3D9" w:rsidRPr="0BC3A46C">
        <w:rPr>
          <w:rFonts w:ascii="Arial" w:eastAsia="Arial" w:hAnsi="Arial" w:cs="Arial"/>
        </w:rPr>
        <w:t>patriarchal</w:t>
      </w:r>
      <w:r w:rsidR="3DB0444E" w:rsidRPr="0BC3A46C">
        <w:rPr>
          <w:rFonts w:ascii="Arial" w:eastAsia="Arial" w:hAnsi="Arial" w:cs="Arial"/>
        </w:rPr>
        <w:t xml:space="preserve"> structures of society</w:t>
      </w:r>
      <w:r w:rsidR="78092085" w:rsidRPr="0BC3A46C">
        <w:rPr>
          <w:rFonts w:ascii="Arial" w:eastAsia="Arial" w:hAnsi="Arial" w:cs="Arial"/>
        </w:rPr>
        <w:t xml:space="preserve">. </w:t>
      </w:r>
      <w:r w:rsidR="4C512DD5" w:rsidRPr="0BC3A46C">
        <w:rPr>
          <w:rFonts w:ascii="Arial" w:eastAsia="Arial" w:hAnsi="Arial" w:cs="Arial"/>
        </w:rPr>
        <w:t xml:space="preserve">This sense of entitlement is crucial to the discussion of </w:t>
      </w:r>
      <w:proofErr w:type="spellStart"/>
      <w:r w:rsidR="4C512DD5" w:rsidRPr="0BC3A46C">
        <w:rPr>
          <w:rFonts w:ascii="Arial" w:eastAsia="Arial" w:hAnsi="Arial" w:cs="Arial"/>
        </w:rPr>
        <w:t>incels</w:t>
      </w:r>
      <w:proofErr w:type="spellEnd"/>
      <w:r w:rsidR="4C512DD5" w:rsidRPr="0BC3A46C">
        <w:rPr>
          <w:rFonts w:ascii="Arial" w:eastAsia="Arial" w:hAnsi="Arial" w:cs="Arial"/>
        </w:rPr>
        <w:t>, as it constitutes a central theme; it frames romantic rejection because of the system’s failure to acknowledge them</w:t>
      </w:r>
      <w:r w:rsidR="00CF6220" w:rsidRPr="0BC3A46C">
        <w:rPr>
          <w:rFonts w:ascii="Arial" w:eastAsia="Arial" w:hAnsi="Arial" w:cs="Arial"/>
        </w:rPr>
        <w:t>.</w:t>
      </w:r>
      <w:r w:rsidR="008203FE" w:rsidRPr="0BC3A46C">
        <w:rPr>
          <w:rFonts w:ascii="Arial" w:eastAsia="Arial" w:hAnsi="Arial" w:cs="Arial"/>
        </w:rPr>
        <w:t xml:space="preserve"> </w:t>
      </w:r>
      <w:r>
        <w:br/>
      </w:r>
      <w:r w:rsidR="7A79687B" w:rsidRPr="0BC3A46C">
        <w:rPr>
          <w:rFonts w:ascii="Arial" w:eastAsia="Arial" w:hAnsi="Arial" w:cs="Arial"/>
        </w:rPr>
        <w:t xml:space="preserve">While mainstream media portrays </w:t>
      </w:r>
      <w:proofErr w:type="spellStart"/>
      <w:r w:rsidR="7A79687B" w:rsidRPr="0BC3A46C">
        <w:rPr>
          <w:rFonts w:ascii="Arial" w:eastAsia="Arial" w:hAnsi="Arial" w:cs="Arial"/>
        </w:rPr>
        <w:t>incels</w:t>
      </w:r>
      <w:proofErr w:type="spellEnd"/>
      <w:r w:rsidR="7A79687B" w:rsidRPr="0BC3A46C">
        <w:rPr>
          <w:rFonts w:ascii="Arial" w:eastAsia="Arial" w:hAnsi="Arial" w:cs="Arial"/>
        </w:rPr>
        <w:t xml:space="preserve"> as dangerous outsiders or psychologically disturbed individuals. </w:t>
      </w:r>
      <w:proofErr w:type="spellStart"/>
      <w:r w:rsidR="7A79687B" w:rsidRPr="0BC3A46C">
        <w:rPr>
          <w:rFonts w:ascii="Arial" w:eastAsia="Arial" w:hAnsi="Arial" w:cs="Arial"/>
        </w:rPr>
        <w:t>Messner</w:t>
      </w:r>
      <w:proofErr w:type="spellEnd"/>
      <w:r w:rsidR="7A79687B" w:rsidRPr="0BC3A46C">
        <w:rPr>
          <w:rFonts w:ascii="Arial" w:eastAsia="Arial" w:hAnsi="Arial" w:cs="Arial"/>
        </w:rPr>
        <w:t xml:space="preserve"> (1997) challenges the common assumption that misogyny is simply hatred towards women. Misogyny functions as a policing of mechanism of the patriarchal societies, pushing women who deviate from expected gender norm, awarding compliant women and penalising those who assert autonomy</w:t>
      </w:r>
      <w:r w:rsidR="640A0A56" w:rsidRPr="0BC3A46C">
        <w:rPr>
          <w:rFonts w:ascii="Arial" w:eastAsia="Arial" w:hAnsi="Arial" w:cs="Arial"/>
        </w:rPr>
        <w:t>.</w:t>
      </w:r>
      <w:r w:rsidR="000A109E" w:rsidRPr="0BC3A46C">
        <w:rPr>
          <w:rFonts w:ascii="Arial" w:eastAsia="Arial" w:hAnsi="Arial" w:cs="Arial"/>
        </w:rPr>
        <w:t xml:space="preserve"> </w:t>
      </w:r>
    </w:p>
    <w:p w14:paraId="2A72A76F" w14:textId="5F4511D5" w:rsidR="008203FE" w:rsidRPr="008203FE" w:rsidRDefault="6153C787" w:rsidP="00D208BA">
      <w:pPr>
        <w:pStyle w:val="Heading3"/>
      </w:pPr>
      <w:bookmarkStart w:id="4" w:name="_Toc226570407"/>
      <w:proofErr w:type="spellStart"/>
      <w:r>
        <w:t>Incel</w:t>
      </w:r>
      <w:r w:rsidR="23BF45B4">
        <w:t>verse</w:t>
      </w:r>
      <w:bookmarkEnd w:id="4"/>
      <w:proofErr w:type="spellEnd"/>
    </w:p>
    <w:p w14:paraId="60C34862" w14:textId="77777777" w:rsidR="00653A69" w:rsidRDefault="00641D61" w:rsidP="00D30AA2">
      <w:pPr>
        <w:rPr>
          <w:rFonts w:ascii="Arial" w:eastAsia="Arial" w:hAnsi="Arial" w:cs="Arial"/>
        </w:rPr>
      </w:pPr>
      <w:r w:rsidRPr="0BC3A46C">
        <w:rPr>
          <w:rFonts w:ascii="Arial" w:eastAsia="Arial" w:hAnsi="Arial" w:cs="Arial"/>
        </w:rPr>
        <w:t xml:space="preserve">Beyond ideological framing, online communities play a crucial role in offering emotional validation </w:t>
      </w:r>
      <w:r w:rsidR="005302FE" w:rsidRPr="0BC3A46C">
        <w:rPr>
          <w:rFonts w:ascii="Arial" w:eastAsia="Arial" w:hAnsi="Arial" w:cs="Arial"/>
        </w:rPr>
        <w:t>and identity formation for disenfranchised men who feel excluded from dominant gender norms</w:t>
      </w:r>
      <w:r w:rsidR="009A5C4A" w:rsidRPr="0BC3A46C">
        <w:rPr>
          <w:rFonts w:ascii="Arial" w:eastAsia="Arial" w:hAnsi="Arial" w:cs="Arial"/>
        </w:rPr>
        <w:t xml:space="preserve">. </w:t>
      </w:r>
      <w:proofErr w:type="spellStart"/>
      <w:r w:rsidR="009A5C4A" w:rsidRPr="0BC3A46C">
        <w:rPr>
          <w:rFonts w:ascii="Arial" w:eastAsia="Arial" w:hAnsi="Arial" w:cs="Arial"/>
        </w:rPr>
        <w:t>Incel</w:t>
      </w:r>
      <w:r w:rsidR="008974A9" w:rsidRPr="0BC3A46C">
        <w:rPr>
          <w:rFonts w:ascii="Arial" w:eastAsia="Arial" w:hAnsi="Arial" w:cs="Arial"/>
        </w:rPr>
        <w:t>s</w:t>
      </w:r>
      <w:proofErr w:type="spellEnd"/>
      <w:r w:rsidR="008974A9" w:rsidRPr="0BC3A46C">
        <w:rPr>
          <w:rFonts w:ascii="Arial" w:eastAsia="Arial" w:hAnsi="Arial" w:cs="Arial"/>
        </w:rPr>
        <w:t xml:space="preserve">, Red Pill </w:t>
      </w:r>
      <w:r w:rsidR="00546F29" w:rsidRPr="0BC3A46C">
        <w:rPr>
          <w:rFonts w:ascii="Arial" w:eastAsia="Arial" w:hAnsi="Arial" w:cs="Arial"/>
        </w:rPr>
        <w:t xml:space="preserve">follower and MGTOW participants </w:t>
      </w:r>
      <w:r w:rsidR="002B6BD6" w:rsidRPr="0BC3A46C">
        <w:rPr>
          <w:rFonts w:ascii="Arial" w:eastAsia="Arial" w:hAnsi="Arial" w:cs="Arial"/>
        </w:rPr>
        <w:t>have a very common experience of feeling</w:t>
      </w:r>
      <w:r w:rsidR="00C6264E" w:rsidRPr="0BC3A46C">
        <w:rPr>
          <w:rFonts w:ascii="Arial" w:eastAsia="Arial" w:hAnsi="Arial" w:cs="Arial"/>
        </w:rPr>
        <w:t xml:space="preserve"> lonel</w:t>
      </w:r>
      <w:r w:rsidR="00C234A6" w:rsidRPr="0BC3A46C">
        <w:rPr>
          <w:rFonts w:ascii="Arial" w:eastAsia="Arial" w:hAnsi="Arial" w:cs="Arial"/>
        </w:rPr>
        <w:t xml:space="preserve">y, rejection and </w:t>
      </w:r>
      <w:r w:rsidR="00F17461" w:rsidRPr="0BC3A46C">
        <w:rPr>
          <w:rFonts w:ascii="Arial" w:eastAsia="Arial" w:hAnsi="Arial" w:cs="Arial"/>
        </w:rPr>
        <w:t>self-loathing</w:t>
      </w:r>
      <w:r w:rsidR="00C234A6" w:rsidRPr="0BC3A46C">
        <w:rPr>
          <w:rFonts w:ascii="Arial" w:eastAsia="Arial" w:hAnsi="Arial" w:cs="Arial"/>
        </w:rPr>
        <w:t xml:space="preserve"> </w:t>
      </w:r>
      <w:r w:rsidR="00426DBD" w:rsidRPr="0BC3A46C">
        <w:rPr>
          <w:rFonts w:ascii="Arial" w:eastAsia="Arial" w:hAnsi="Arial" w:cs="Arial"/>
        </w:rPr>
        <w:t>in forums t</w:t>
      </w:r>
      <w:r w:rsidR="009E5AF2" w:rsidRPr="0BC3A46C">
        <w:rPr>
          <w:rFonts w:ascii="Arial" w:eastAsia="Arial" w:hAnsi="Arial" w:cs="Arial"/>
        </w:rPr>
        <w:t>hat’s praises vulnerability with solidarity</w:t>
      </w:r>
      <w:r w:rsidR="00653A69" w:rsidRPr="0BC3A46C">
        <w:rPr>
          <w:rFonts w:ascii="Arial" w:eastAsia="Arial" w:hAnsi="Arial" w:cs="Arial"/>
        </w:rPr>
        <w:t>.</w:t>
      </w:r>
    </w:p>
    <w:p w14:paraId="0457A4EF" w14:textId="5CF79823" w:rsidR="00A459C3" w:rsidRPr="0047292B" w:rsidRDefault="008A523B" w:rsidP="64719766">
      <w:r>
        <w:rPr>
          <w:noProof/>
        </w:rPr>
        <w:drawing>
          <wp:inline distT="0" distB="0" distL="0" distR="0" wp14:anchorId="4D4554FA" wp14:editId="57A1FF17">
            <wp:extent cx="2724150" cy="2283460"/>
            <wp:effectExtent l="0" t="0" r="0" b="2540"/>
            <wp:docPr id="1736070058" name="Picture 2" descr="A collage of men with different facial hair sty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5562" name="Picture 2" descr="A collage of men with different facial hair styl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4150" cy="2283460"/>
                    </a:xfrm>
                    <a:prstGeom prst="rect">
                      <a:avLst/>
                    </a:prstGeom>
                    <a:noFill/>
                  </pic:spPr>
                </pic:pic>
              </a:graphicData>
            </a:graphic>
          </wp:inline>
        </w:drawing>
      </w:r>
      <w:r w:rsidR="00706C58">
        <w:rPr>
          <w:noProof/>
        </w:rPr>
        <w:drawing>
          <wp:inline distT="0" distB="0" distL="0" distR="0" wp14:anchorId="67A02134" wp14:editId="53EBB2A3">
            <wp:extent cx="3094355" cy="2286334"/>
            <wp:effectExtent l="0" t="0" r="0" b="0"/>
            <wp:docPr id="113310583" name="Picture 3" descr="A cartoon of a person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33804" name="Picture 3" descr="A cartoon of a person with text on 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0348" cy="2327706"/>
                    </a:xfrm>
                    <a:prstGeom prst="rect">
                      <a:avLst/>
                    </a:prstGeom>
                    <a:noFill/>
                    <a:ln>
                      <a:noFill/>
                    </a:ln>
                  </pic:spPr>
                </pic:pic>
              </a:graphicData>
            </a:graphic>
          </wp:inline>
        </w:drawing>
      </w:r>
      <w:r w:rsidR="00706C58">
        <w:rPr>
          <w:rStyle w:val="FootnoteReference"/>
        </w:rPr>
        <w:footnoteReference w:id="1"/>
      </w:r>
      <w:r>
        <w:br/>
      </w:r>
      <w:r w:rsidR="00726258">
        <w:t xml:space="preserve">(Image </w:t>
      </w:r>
      <w:r w:rsidR="00F02099">
        <w:t>A</w:t>
      </w:r>
      <w:r w:rsidR="00BF7B25">
        <w:t xml:space="preserve">: The </w:t>
      </w:r>
      <w:proofErr w:type="spellStart"/>
      <w:r w:rsidR="00BF7B25">
        <w:t>incels</w:t>
      </w:r>
      <w:proofErr w:type="spellEnd"/>
      <w:r w:rsidR="00BF7B25">
        <w:t xml:space="preserve"> perception of </w:t>
      </w:r>
      <w:r w:rsidR="00726258">
        <w:t>what a Chad would look like</w:t>
      </w:r>
      <w:r w:rsidR="0047292B">
        <w:t>)</w:t>
      </w:r>
    </w:p>
    <w:p w14:paraId="25495A1F" w14:textId="786636F7" w:rsidR="005D508C" w:rsidRDefault="00A459C3" w:rsidP="64719766">
      <w:pPr>
        <w:rPr>
          <w:rFonts w:ascii="Arial" w:eastAsia="Arial" w:hAnsi="Arial" w:cs="Arial"/>
        </w:rPr>
      </w:pPr>
      <w:r>
        <w:rPr>
          <w:rFonts w:ascii="Arial" w:eastAsia="Arial" w:hAnsi="Arial" w:cs="Arial"/>
        </w:rPr>
        <w:br/>
      </w:r>
      <w:r w:rsidR="515A1428" w:rsidRPr="67BBCD89">
        <w:rPr>
          <w:rFonts w:ascii="Arial" w:eastAsia="Arial" w:hAnsi="Arial" w:cs="Arial"/>
        </w:rPr>
        <w:t xml:space="preserve">Researchers </w:t>
      </w:r>
      <w:r w:rsidR="793CDC87" w:rsidRPr="67BBCD89">
        <w:rPr>
          <w:rFonts w:ascii="Arial" w:eastAsia="Arial" w:hAnsi="Arial" w:cs="Arial"/>
        </w:rPr>
        <w:t>have ev</w:t>
      </w:r>
      <w:r w:rsidR="4A28C3E1" w:rsidRPr="67BBCD89">
        <w:rPr>
          <w:rFonts w:ascii="Arial" w:eastAsia="Arial" w:hAnsi="Arial" w:cs="Arial"/>
        </w:rPr>
        <w:t xml:space="preserve">aluated </w:t>
      </w:r>
      <w:r w:rsidR="74CFC70E" w:rsidRPr="67BBCD89">
        <w:rPr>
          <w:rFonts w:ascii="Arial" w:eastAsia="Arial" w:hAnsi="Arial" w:cs="Arial"/>
        </w:rPr>
        <w:t xml:space="preserve">the impact of gender on members of the </w:t>
      </w:r>
      <w:proofErr w:type="spellStart"/>
      <w:r w:rsidR="74CFC70E" w:rsidRPr="67BBCD89">
        <w:rPr>
          <w:rFonts w:ascii="Arial" w:eastAsia="Arial" w:hAnsi="Arial" w:cs="Arial"/>
        </w:rPr>
        <w:t>incel</w:t>
      </w:r>
      <w:proofErr w:type="spellEnd"/>
      <w:r w:rsidR="74CFC70E" w:rsidRPr="67BBCD89">
        <w:rPr>
          <w:rFonts w:ascii="Arial" w:eastAsia="Arial" w:hAnsi="Arial" w:cs="Arial"/>
        </w:rPr>
        <w:t xml:space="preserve"> </w:t>
      </w:r>
      <w:r w:rsidR="0999D2F6" w:rsidRPr="67BBCD89">
        <w:rPr>
          <w:rFonts w:ascii="Arial" w:eastAsia="Arial" w:hAnsi="Arial" w:cs="Arial"/>
        </w:rPr>
        <w:t>community</w:t>
      </w:r>
      <w:r w:rsidR="74CFC70E" w:rsidRPr="67BBCD89">
        <w:rPr>
          <w:rFonts w:ascii="Arial" w:eastAsia="Arial" w:hAnsi="Arial" w:cs="Arial"/>
        </w:rPr>
        <w:t xml:space="preserve"> through content an</w:t>
      </w:r>
      <w:r w:rsidR="16976DA9" w:rsidRPr="67BBCD89">
        <w:rPr>
          <w:rFonts w:ascii="Arial" w:eastAsia="Arial" w:hAnsi="Arial" w:cs="Arial"/>
        </w:rPr>
        <w:t xml:space="preserve">alysis of websites like </w:t>
      </w:r>
      <w:proofErr w:type="spellStart"/>
      <w:r w:rsidR="16976DA9" w:rsidRPr="67BBCD89">
        <w:rPr>
          <w:rFonts w:ascii="Arial" w:eastAsia="Arial" w:hAnsi="Arial" w:cs="Arial"/>
        </w:rPr>
        <w:t>Reddit</w:t>
      </w:r>
      <w:proofErr w:type="spellEnd"/>
      <w:r w:rsidR="5ADB3F81" w:rsidRPr="67BBCD89">
        <w:rPr>
          <w:rFonts w:ascii="Arial" w:eastAsia="Arial" w:hAnsi="Arial" w:cs="Arial"/>
        </w:rPr>
        <w:t xml:space="preserve"> </w:t>
      </w:r>
      <w:r w:rsidR="1ACCA382" w:rsidRPr="67BBCD89">
        <w:rPr>
          <w:rFonts w:ascii="Arial" w:eastAsia="Arial" w:hAnsi="Arial" w:cs="Arial"/>
        </w:rPr>
        <w:t>(</w:t>
      </w:r>
      <w:proofErr w:type="spellStart"/>
      <w:r w:rsidR="1ACCA382" w:rsidRPr="67BBCD89">
        <w:rPr>
          <w:rFonts w:ascii="Arial" w:eastAsia="Arial" w:hAnsi="Arial" w:cs="Arial"/>
        </w:rPr>
        <w:t>Høiland</w:t>
      </w:r>
      <w:proofErr w:type="spellEnd"/>
      <w:r w:rsidR="1ACCA382" w:rsidRPr="67BBCD89">
        <w:rPr>
          <w:rFonts w:ascii="Arial" w:eastAsia="Arial" w:hAnsi="Arial" w:cs="Arial"/>
        </w:rPr>
        <w:t xml:space="preserve">, 2019; Lindsay, 2020; Maxwell et al., 2020) and </w:t>
      </w:r>
      <w:proofErr w:type="spellStart"/>
      <w:r w:rsidR="1ACCA382" w:rsidRPr="67BBCD89">
        <w:rPr>
          <w:rFonts w:ascii="Arial" w:eastAsia="Arial" w:hAnsi="Arial" w:cs="Arial"/>
        </w:rPr>
        <w:t>incels.co</w:t>
      </w:r>
      <w:proofErr w:type="spellEnd"/>
      <w:r w:rsidR="1ACCA382" w:rsidRPr="67BBCD89">
        <w:rPr>
          <w:rFonts w:ascii="Arial" w:eastAsia="Arial" w:hAnsi="Arial" w:cs="Arial"/>
        </w:rPr>
        <w:t xml:space="preserve"> (Jones, 2020; Lindsay, 2020). </w:t>
      </w:r>
      <w:proofErr w:type="spellStart"/>
      <w:r w:rsidR="50363D0C" w:rsidRPr="67BBCD89">
        <w:rPr>
          <w:rFonts w:ascii="Arial" w:eastAsia="Arial" w:hAnsi="Arial" w:cs="Arial"/>
        </w:rPr>
        <w:t>Incels</w:t>
      </w:r>
      <w:proofErr w:type="spellEnd"/>
      <w:r w:rsidR="50363D0C" w:rsidRPr="67BBCD89">
        <w:rPr>
          <w:rFonts w:ascii="Arial" w:eastAsia="Arial" w:hAnsi="Arial" w:cs="Arial"/>
        </w:rPr>
        <w:t xml:space="preserve"> </w:t>
      </w:r>
      <w:r w:rsidR="72EAA332" w:rsidRPr="67BBCD89">
        <w:rPr>
          <w:rFonts w:ascii="Arial" w:eastAsia="Arial" w:hAnsi="Arial" w:cs="Arial"/>
        </w:rPr>
        <w:t>perception</w:t>
      </w:r>
      <w:r w:rsidR="5F499BAB" w:rsidRPr="67BBCD89">
        <w:rPr>
          <w:rFonts w:ascii="Arial" w:eastAsia="Arial" w:hAnsi="Arial" w:cs="Arial"/>
        </w:rPr>
        <w:t xml:space="preserve"> of “Chads</w:t>
      </w:r>
      <w:r w:rsidR="11912305" w:rsidRPr="67BBCD89">
        <w:rPr>
          <w:rFonts w:ascii="Arial" w:eastAsia="Arial" w:hAnsi="Arial" w:cs="Arial"/>
        </w:rPr>
        <w:t>”</w:t>
      </w:r>
      <w:r w:rsidR="490FC4D4" w:rsidRPr="67BBCD89">
        <w:rPr>
          <w:rFonts w:ascii="Arial" w:eastAsia="Arial" w:hAnsi="Arial" w:cs="Arial"/>
        </w:rPr>
        <w:t xml:space="preserve"> a term used to describe men (primarily </w:t>
      </w:r>
      <w:r w:rsidR="0BC598DE" w:rsidRPr="67BBCD89">
        <w:rPr>
          <w:rFonts w:ascii="Arial" w:eastAsia="Arial" w:hAnsi="Arial" w:cs="Arial"/>
        </w:rPr>
        <w:t>W</w:t>
      </w:r>
      <w:r w:rsidR="105AF1B7" w:rsidRPr="67BBCD89">
        <w:rPr>
          <w:rFonts w:ascii="Arial" w:eastAsia="Arial" w:hAnsi="Arial" w:cs="Arial"/>
        </w:rPr>
        <w:t xml:space="preserve">hite </w:t>
      </w:r>
      <w:r w:rsidR="202C0C73" w:rsidRPr="67BBCD89">
        <w:rPr>
          <w:rFonts w:ascii="Arial" w:eastAsia="Arial" w:hAnsi="Arial" w:cs="Arial"/>
        </w:rPr>
        <w:t>W</w:t>
      </w:r>
      <w:r w:rsidR="105AF1B7" w:rsidRPr="67BBCD89">
        <w:rPr>
          <w:rFonts w:ascii="Arial" w:eastAsia="Arial" w:hAnsi="Arial" w:cs="Arial"/>
        </w:rPr>
        <w:t xml:space="preserve">estern </w:t>
      </w:r>
      <w:r w:rsidR="0C787194" w:rsidRPr="67BBCD89">
        <w:rPr>
          <w:rFonts w:ascii="Arial" w:eastAsia="Arial" w:hAnsi="Arial" w:cs="Arial"/>
        </w:rPr>
        <w:t>M</w:t>
      </w:r>
      <w:r w:rsidR="105AF1B7" w:rsidRPr="67BBCD89">
        <w:rPr>
          <w:rFonts w:ascii="Arial" w:eastAsia="Arial" w:hAnsi="Arial" w:cs="Arial"/>
        </w:rPr>
        <w:t>en</w:t>
      </w:r>
      <w:r w:rsidR="490FC4D4" w:rsidRPr="67BBCD89">
        <w:rPr>
          <w:rFonts w:ascii="Arial" w:eastAsia="Arial" w:hAnsi="Arial" w:cs="Arial"/>
        </w:rPr>
        <w:t>)</w:t>
      </w:r>
      <w:r w:rsidR="2922DE88" w:rsidRPr="67BBCD89">
        <w:rPr>
          <w:rFonts w:ascii="Arial" w:eastAsia="Arial" w:hAnsi="Arial" w:cs="Arial"/>
        </w:rPr>
        <w:t xml:space="preserve"> who embody a form of masculinity </w:t>
      </w:r>
      <w:r w:rsidR="4CC6A19F" w:rsidRPr="67BBCD89">
        <w:rPr>
          <w:rFonts w:ascii="Arial" w:eastAsia="Arial" w:hAnsi="Arial" w:cs="Arial"/>
        </w:rPr>
        <w:t xml:space="preserve">that is most desirable to women, is </w:t>
      </w:r>
      <w:r w:rsidR="571B9A92" w:rsidRPr="67BBCD89">
        <w:rPr>
          <w:rFonts w:ascii="Arial" w:eastAsia="Arial" w:hAnsi="Arial" w:cs="Arial"/>
        </w:rPr>
        <w:t>a</w:t>
      </w:r>
      <w:r w:rsidR="46CE93D4" w:rsidRPr="67BBCD89">
        <w:rPr>
          <w:rFonts w:ascii="Arial" w:eastAsia="Arial" w:hAnsi="Arial" w:cs="Arial"/>
        </w:rPr>
        <w:t xml:space="preserve"> </w:t>
      </w:r>
      <w:r w:rsidR="4CC6A19F" w:rsidRPr="67BBCD89">
        <w:rPr>
          <w:rFonts w:ascii="Arial" w:eastAsia="Arial" w:hAnsi="Arial" w:cs="Arial"/>
        </w:rPr>
        <w:t xml:space="preserve">recurring theme across </w:t>
      </w:r>
      <w:r w:rsidR="1763C8F6" w:rsidRPr="67BBCD89">
        <w:rPr>
          <w:rFonts w:ascii="Arial" w:eastAsia="Arial" w:hAnsi="Arial" w:cs="Arial"/>
        </w:rPr>
        <w:t>most</w:t>
      </w:r>
      <w:r w:rsidR="13E1549A" w:rsidRPr="67BBCD89">
        <w:rPr>
          <w:rFonts w:ascii="Arial" w:eastAsia="Arial" w:hAnsi="Arial" w:cs="Arial"/>
        </w:rPr>
        <w:t xml:space="preserve"> analyses</w:t>
      </w:r>
      <w:r w:rsidR="7F5F278B" w:rsidRPr="67BBCD89">
        <w:rPr>
          <w:rFonts w:ascii="Arial" w:eastAsia="Arial" w:hAnsi="Arial" w:cs="Arial"/>
        </w:rPr>
        <w:t xml:space="preserve"> (</w:t>
      </w:r>
      <w:proofErr w:type="spellStart"/>
      <w:r w:rsidR="7F5F278B" w:rsidRPr="67BBCD89">
        <w:rPr>
          <w:rFonts w:ascii="Arial" w:eastAsia="Arial" w:hAnsi="Arial" w:cs="Arial"/>
        </w:rPr>
        <w:t>Høiland</w:t>
      </w:r>
      <w:proofErr w:type="spellEnd"/>
      <w:r w:rsidR="7F5F278B" w:rsidRPr="67BBCD89">
        <w:rPr>
          <w:rFonts w:ascii="Arial" w:eastAsia="Arial" w:hAnsi="Arial" w:cs="Arial"/>
        </w:rPr>
        <w:t>, 2019; Lindsay, 2020; Maxwell et al., 2020). This includes phy</w:t>
      </w:r>
      <w:r w:rsidR="519F5BAD" w:rsidRPr="67BBCD89">
        <w:rPr>
          <w:rFonts w:ascii="Arial" w:eastAsia="Arial" w:hAnsi="Arial" w:cs="Arial"/>
        </w:rPr>
        <w:t xml:space="preserve">sical attractiveness, strength, financial wealth, popularity </w:t>
      </w:r>
      <w:r w:rsidR="09FF89D6" w:rsidRPr="67BBCD89">
        <w:rPr>
          <w:rFonts w:ascii="Arial" w:eastAsia="Arial" w:hAnsi="Arial" w:cs="Arial"/>
        </w:rPr>
        <w:t xml:space="preserve">and frequent sex. Furthermore, </w:t>
      </w:r>
      <w:r w:rsidR="5CA194A2" w:rsidRPr="67BBCD89">
        <w:rPr>
          <w:rFonts w:ascii="Arial" w:eastAsia="Arial" w:hAnsi="Arial" w:cs="Arial"/>
        </w:rPr>
        <w:t xml:space="preserve">when comparing themselves to “Chads”, they often </w:t>
      </w:r>
      <w:r w:rsidR="09F9290A" w:rsidRPr="67BBCD89">
        <w:rPr>
          <w:rFonts w:ascii="Arial" w:eastAsia="Arial" w:hAnsi="Arial" w:cs="Arial"/>
        </w:rPr>
        <w:t>do user created scales from 1 to 10</w:t>
      </w:r>
      <w:r w:rsidR="2874737C" w:rsidRPr="67BBCD89">
        <w:rPr>
          <w:rFonts w:ascii="Arial" w:eastAsia="Arial" w:hAnsi="Arial" w:cs="Arial"/>
        </w:rPr>
        <w:t xml:space="preserve">, where a 10 </w:t>
      </w:r>
      <w:r w:rsidR="74F2C424" w:rsidRPr="67BBCD89">
        <w:rPr>
          <w:rFonts w:ascii="Arial" w:eastAsia="Arial" w:hAnsi="Arial" w:cs="Arial"/>
        </w:rPr>
        <w:t>is associated with positive traits like height</w:t>
      </w:r>
      <w:r w:rsidR="5F79259E" w:rsidRPr="67BBCD89">
        <w:rPr>
          <w:rFonts w:ascii="Arial" w:eastAsia="Arial" w:hAnsi="Arial" w:cs="Arial"/>
        </w:rPr>
        <w:t xml:space="preserve">, muscularity and strong facial features </w:t>
      </w:r>
      <w:r w:rsidR="0142DC76" w:rsidRPr="67BBCD89">
        <w:rPr>
          <w:rFonts w:ascii="Arial" w:eastAsia="Arial" w:hAnsi="Arial" w:cs="Arial"/>
        </w:rPr>
        <w:t>(</w:t>
      </w:r>
      <w:proofErr w:type="spellStart"/>
      <w:r w:rsidR="0F4F0184" w:rsidRPr="67BBCD89">
        <w:rPr>
          <w:rFonts w:ascii="Arial" w:eastAsia="Arial" w:hAnsi="Arial" w:cs="Arial"/>
        </w:rPr>
        <w:t>e.g</w:t>
      </w:r>
      <w:proofErr w:type="spellEnd"/>
      <w:r w:rsidR="0F4F0184" w:rsidRPr="67BBCD89">
        <w:rPr>
          <w:rFonts w:ascii="Arial" w:eastAsia="Arial" w:hAnsi="Arial" w:cs="Arial"/>
        </w:rPr>
        <w:t xml:space="preserve"> </w:t>
      </w:r>
      <w:r w:rsidR="5B339641" w:rsidRPr="67BBCD89">
        <w:rPr>
          <w:rFonts w:ascii="Arial" w:eastAsia="Arial" w:hAnsi="Arial" w:cs="Arial"/>
        </w:rPr>
        <w:t>Square</w:t>
      </w:r>
      <w:r w:rsidR="0142DC76" w:rsidRPr="67BBCD89">
        <w:rPr>
          <w:rFonts w:ascii="Arial" w:eastAsia="Arial" w:hAnsi="Arial" w:cs="Arial"/>
        </w:rPr>
        <w:t xml:space="preserve"> Jawline</w:t>
      </w:r>
      <w:r w:rsidR="02A59E48" w:rsidRPr="67BBCD89">
        <w:rPr>
          <w:rFonts w:ascii="Arial" w:eastAsia="Arial" w:hAnsi="Arial" w:cs="Arial"/>
        </w:rPr>
        <w:t xml:space="preserve">, defined cheekbones, </w:t>
      </w:r>
      <w:r w:rsidR="0999D2F6" w:rsidRPr="67BBCD89">
        <w:rPr>
          <w:rFonts w:ascii="Arial" w:eastAsia="Arial" w:hAnsi="Arial" w:cs="Arial"/>
        </w:rPr>
        <w:t>slightly flared nostrils</w:t>
      </w:r>
      <w:r w:rsidR="5D7CC904" w:rsidRPr="67BBCD89">
        <w:rPr>
          <w:rFonts w:ascii="Arial" w:eastAsia="Arial" w:hAnsi="Arial" w:cs="Arial"/>
        </w:rPr>
        <w:t>, puckered lips and slanted eyebrows</w:t>
      </w:r>
      <w:r w:rsidR="0142DC76" w:rsidRPr="67BBCD89">
        <w:rPr>
          <w:rFonts w:ascii="Arial" w:eastAsia="Arial" w:hAnsi="Arial" w:cs="Arial"/>
        </w:rPr>
        <w:t>)</w:t>
      </w:r>
      <w:r w:rsidR="008A523B">
        <w:rPr>
          <w:rFonts w:ascii="Arial" w:eastAsia="Arial" w:hAnsi="Arial" w:cs="Arial"/>
        </w:rPr>
        <w:t xml:space="preserve">. </w:t>
      </w:r>
    </w:p>
    <w:p w14:paraId="0935D818" w14:textId="1B1467F1" w:rsidR="00D918FA" w:rsidRPr="008617A5" w:rsidRDefault="00B66CF8" w:rsidP="64719766">
      <w:pPr>
        <w:rPr>
          <w:rFonts w:ascii="Arial" w:eastAsia="Arial" w:hAnsi="Arial" w:cs="Arial"/>
        </w:rPr>
      </w:pPr>
      <w:r w:rsidRPr="00B66CF8">
        <w:rPr>
          <w:rFonts w:ascii="Arial" w:eastAsia="Arial" w:hAnsi="Arial" w:cs="Arial"/>
          <w:noProof/>
        </w:rPr>
        <w:drawing>
          <wp:inline distT="0" distB="0" distL="0" distR="0" wp14:anchorId="2702F82A" wp14:editId="37F739BA">
            <wp:extent cx="2648320" cy="1848108"/>
            <wp:effectExtent l="0" t="0" r="0" b="0"/>
            <wp:docPr id="17182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5577" name=""/>
                    <pic:cNvPicPr/>
                  </pic:nvPicPr>
                  <pic:blipFill>
                    <a:blip r:embed="rId14"/>
                    <a:stretch>
                      <a:fillRect/>
                    </a:stretch>
                  </pic:blipFill>
                  <pic:spPr>
                    <a:xfrm>
                      <a:off x="0" y="0"/>
                      <a:ext cx="2648320" cy="1848108"/>
                    </a:xfrm>
                    <a:prstGeom prst="rect">
                      <a:avLst/>
                    </a:prstGeom>
                  </pic:spPr>
                </pic:pic>
              </a:graphicData>
            </a:graphic>
          </wp:inline>
        </w:drawing>
      </w:r>
      <w:r w:rsidR="00493841">
        <w:rPr>
          <w:noProof/>
        </w:rPr>
        <w:drawing>
          <wp:inline distT="0" distB="0" distL="0" distR="0" wp14:anchorId="6E9586EE" wp14:editId="15B6670B">
            <wp:extent cx="2190750" cy="1851974"/>
            <wp:effectExtent l="0" t="0" r="0" b="0"/>
            <wp:docPr id="822427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6565" cy="1865343"/>
                    </a:xfrm>
                    <a:prstGeom prst="rect">
                      <a:avLst/>
                    </a:prstGeom>
                    <a:noFill/>
                  </pic:spPr>
                </pic:pic>
              </a:graphicData>
            </a:graphic>
          </wp:inline>
        </w:drawing>
      </w:r>
      <w:r w:rsidR="00957C3A">
        <w:rPr>
          <w:rStyle w:val="FootnoteReference"/>
          <w:rFonts w:ascii="Arial" w:eastAsia="Arial" w:hAnsi="Arial" w:cs="Arial"/>
        </w:rPr>
        <w:footnoteReference w:id="2"/>
      </w:r>
      <w:r>
        <w:rPr>
          <w:rFonts w:ascii="Arial" w:eastAsia="Arial" w:hAnsi="Arial" w:cs="Arial"/>
        </w:rPr>
        <w:br/>
        <w:t xml:space="preserve">(Image B: </w:t>
      </w:r>
      <w:r w:rsidR="00851BBF">
        <w:rPr>
          <w:rFonts w:ascii="Arial" w:eastAsia="Arial" w:hAnsi="Arial" w:cs="Arial"/>
        </w:rPr>
        <w:t xml:space="preserve">The </w:t>
      </w:r>
      <w:proofErr w:type="spellStart"/>
      <w:r w:rsidR="00851BBF">
        <w:rPr>
          <w:rFonts w:ascii="Arial" w:eastAsia="Arial" w:hAnsi="Arial" w:cs="Arial"/>
        </w:rPr>
        <w:t>incels</w:t>
      </w:r>
      <w:proofErr w:type="spellEnd"/>
      <w:r w:rsidR="00851BBF">
        <w:rPr>
          <w:rFonts w:ascii="Arial" w:eastAsia="Arial" w:hAnsi="Arial" w:cs="Arial"/>
        </w:rPr>
        <w:t xml:space="preserve"> </w:t>
      </w:r>
      <w:r w:rsidR="00F02099">
        <w:rPr>
          <w:rFonts w:ascii="Arial" w:eastAsia="Arial" w:hAnsi="Arial" w:cs="Arial"/>
        </w:rPr>
        <w:t>perception of w</w:t>
      </w:r>
      <w:r>
        <w:rPr>
          <w:rFonts w:ascii="Arial" w:eastAsia="Arial" w:hAnsi="Arial" w:cs="Arial"/>
        </w:rPr>
        <w:t xml:space="preserve">hat </w:t>
      </w:r>
      <w:r w:rsidR="00BF7B25">
        <w:rPr>
          <w:rFonts w:ascii="Arial" w:eastAsia="Arial" w:hAnsi="Arial" w:cs="Arial"/>
        </w:rPr>
        <w:t xml:space="preserve">a </w:t>
      </w:r>
      <w:r w:rsidR="00F02099">
        <w:rPr>
          <w:rFonts w:ascii="Arial" w:eastAsia="Arial" w:hAnsi="Arial" w:cs="Arial"/>
        </w:rPr>
        <w:t>S</w:t>
      </w:r>
      <w:r w:rsidR="00BF7B25">
        <w:rPr>
          <w:rFonts w:ascii="Arial" w:eastAsia="Arial" w:hAnsi="Arial" w:cs="Arial"/>
        </w:rPr>
        <w:t>tacy would typically look like</w:t>
      </w:r>
      <w:r>
        <w:rPr>
          <w:rFonts w:ascii="Arial" w:eastAsia="Arial" w:hAnsi="Arial" w:cs="Arial"/>
        </w:rPr>
        <w:t>)</w:t>
      </w:r>
    </w:p>
    <w:p w14:paraId="7A3DF373" w14:textId="59C8D487" w:rsidR="005D508C" w:rsidRPr="008617A5" w:rsidRDefault="0264EE09" w:rsidP="0C5DC78F">
      <w:pPr>
        <w:rPr>
          <w:rFonts w:ascii="Arial" w:eastAsia="Arial" w:hAnsi="Arial" w:cs="Arial"/>
        </w:rPr>
      </w:pPr>
      <w:r w:rsidRPr="0BC3A46C">
        <w:rPr>
          <w:rFonts w:ascii="Arial" w:eastAsia="Arial" w:hAnsi="Arial" w:cs="Arial"/>
        </w:rPr>
        <w:t xml:space="preserve">On the other hand, </w:t>
      </w:r>
      <w:proofErr w:type="spellStart"/>
      <w:r w:rsidR="1E972EA0" w:rsidRPr="0BC3A46C">
        <w:rPr>
          <w:rFonts w:ascii="Arial" w:eastAsia="Arial" w:hAnsi="Arial" w:cs="Arial"/>
        </w:rPr>
        <w:t>incels</w:t>
      </w:r>
      <w:proofErr w:type="spellEnd"/>
      <w:r w:rsidR="1E972EA0" w:rsidRPr="0BC3A46C">
        <w:rPr>
          <w:rFonts w:ascii="Arial" w:eastAsia="Arial" w:hAnsi="Arial" w:cs="Arial"/>
        </w:rPr>
        <w:t xml:space="preserve"> t</w:t>
      </w:r>
      <w:r w:rsidR="77115AAA" w:rsidRPr="0BC3A46C">
        <w:rPr>
          <w:rFonts w:ascii="Arial" w:eastAsia="Arial" w:hAnsi="Arial" w:cs="Arial"/>
        </w:rPr>
        <w:t xml:space="preserve">hemselves frequently describe themselves </w:t>
      </w:r>
      <w:r w:rsidR="4B8D6EBF" w:rsidRPr="0BC3A46C">
        <w:rPr>
          <w:rFonts w:ascii="Arial" w:eastAsia="Arial" w:hAnsi="Arial" w:cs="Arial"/>
        </w:rPr>
        <w:t xml:space="preserve">as </w:t>
      </w:r>
      <w:r w:rsidR="22FBD778" w:rsidRPr="0BC3A46C">
        <w:rPr>
          <w:rFonts w:ascii="Arial" w:eastAsia="Arial" w:hAnsi="Arial" w:cs="Arial"/>
        </w:rPr>
        <w:t>gro</w:t>
      </w:r>
      <w:r w:rsidR="676CA18D" w:rsidRPr="0BC3A46C">
        <w:rPr>
          <w:rFonts w:ascii="Arial" w:eastAsia="Arial" w:hAnsi="Arial" w:cs="Arial"/>
        </w:rPr>
        <w:t>tesque</w:t>
      </w:r>
      <w:r w:rsidR="5F217719" w:rsidRPr="0BC3A46C">
        <w:rPr>
          <w:rFonts w:ascii="Arial" w:eastAsia="Arial" w:hAnsi="Arial" w:cs="Arial"/>
        </w:rPr>
        <w:t xml:space="preserve"> and </w:t>
      </w:r>
      <w:proofErr w:type="spellStart"/>
      <w:r w:rsidR="7A3C69FF" w:rsidRPr="0BC3A46C">
        <w:rPr>
          <w:rFonts w:ascii="Arial" w:eastAsia="Arial" w:hAnsi="Arial" w:cs="Arial"/>
        </w:rPr>
        <w:t>und</w:t>
      </w:r>
      <w:r w:rsidR="4D289C59" w:rsidRPr="0BC3A46C">
        <w:rPr>
          <w:rFonts w:ascii="Arial" w:eastAsia="Arial" w:hAnsi="Arial" w:cs="Arial"/>
        </w:rPr>
        <w:t>atable</w:t>
      </w:r>
      <w:proofErr w:type="spellEnd"/>
      <w:r w:rsidR="4D289C59" w:rsidRPr="0BC3A46C">
        <w:rPr>
          <w:rFonts w:ascii="Arial" w:eastAsia="Arial" w:hAnsi="Arial" w:cs="Arial"/>
        </w:rPr>
        <w:t xml:space="preserve"> compared t</w:t>
      </w:r>
      <w:r w:rsidR="368F7E27" w:rsidRPr="0BC3A46C">
        <w:rPr>
          <w:rFonts w:ascii="Arial" w:eastAsia="Arial" w:hAnsi="Arial" w:cs="Arial"/>
        </w:rPr>
        <w:t>o “Chads”</w:t>
      </w:r>
      <w:r w:rsidR="22FBD778" w:rsidRPr="0BC3A46C">
        <w:rPr>
          <w:rFonts w:ascii="Arial" w:eastAsia="Arial" w:hAnsi="Arial" w:cs="Arial"/>
        </w:rPr>
        <w:t xml:space="preserve"> </w:t>
      </w:r>
      <w:r w:rsidR="23A9EEC4" w:rsidRPr="0BC3A46C">
        <w:rPr>
          <w:rFonts w:ascii="Arial" w:eastAsia="Arial" w:hAnsi="Arial" w:cs="Arial"/>
        </w:rPr>
        <w:t>(</w:t>
      </w:r>
      <w:r w:rsidR="3EDF42F2" w:rsidRPr="0BC3A46C">
        <w:rPr>
          <w:rFonts w:ascii="Arial" w:eastAsia="Arial" w:hAnsi="Arial" w:cs="Arial"/>
        </w:rPr>
        <w:t>Brace</w:t>
      </w:r>
      <w:r w:rsidR="298D7D71" w:rsidRPr="0BC3A46C">
        <w:rPr>
          <w:rFonts w:ascii="Arial" w:eastAsia="Arial" w:hAnsi="Arial" w:cs="Arial"/>
        </w:rPr>
        <w:t>, 2023</w:t>
      </w:r>
      <w:r w:rsidR="23A9EEC4" w:rsidRPr="0BC3A46C">
        <w:rPr>
          <w:rFonts w:ascii="Arial" w:eastAsia="Arial" w:hAnsi="Arial" w:cs="Arial"/>
        </w:rPr>
        <w:t>)</w:t>
      </w:r>
      <w:r w:rsidR="298D7D71" w:rsidRPr="0BC3A46C">
        <w:rPr>
          <w:rFonts w:ascii="Arial" w:eastAsia="Arial" w:hAnsi="Arial" w:cs="Arial"/>
        </w:rPr>
        <w:t>. Alongside “Chads”</w:t>
      </w:r>
      <w:r w:rsidR="28587871" w:rsidRPr="0BC3A46C">
        <w:rPr>
          <w:rFonts w:ascii="Arial" w:eastAsia="Arial" w:hAnsi="Arial" w:cs="Arial"/>
        </w:rPr>
        <w:t>, “S</w:t>
      </w:r>
      <w:r w:rsidR="7282C899" w:rsidRPr="0BC3A46C">
        <w:rPr>
          <w:rFonts w:ascii="Arial" w:eastAsia="Arial" w:hAnsi="Arial" w:cs="Arial"/>
        </w:rPr>
        <w:t>tacy”</w:t>
      </w:r>
      <w:r w:rsidR="56F99664" w:rsidRPr="0BC3A46C">
        <w:rPr>
          <w:rFonts w:ascii="Arial" w:eastAsia="Arial" w:hAnsi="Arial" w:cs="Arial"/>
        </w:rPr>
        <w:t xml:space="preserve"> [See</w:t>
      </w:r>
      <w:r w:rsidR="00D40042">
        <w:rPr>
          <w:rFonts w:ascii="Arial" w:eastAsia="Arial" w:hAnsi="Arial" w:cs="Arial"/>
        </w:rPr>
        <w:t xml:space="preserve"> image B</w:t>
      </w:r>
      <w:r w:rsidR="56F99664" w:rsidRPr="0BC3A46C">
        <w:rPr>
          <w:rFonts w:ascii="Arial" w:eastAsia="Arial" w:hAnsi="Arial" w:cs="Arial"/>
        </w:rPr>
        <w:t>]</w:t>
      </w:r>
      <w:r w:rsidR="7282C899" w:rsidRPr="0BC3A46C">
        <w:rPr>
          <w:rFonts w:ascii="Arial" w:eastAsia="Arial" w:hAnsi="Arial" w:cs="Arial"/>
        </w:rPr>
        <w:t>, a sexually attractive [white]</w:t>
      </w:r>
      <w:r w:rsidR="55B8D44E" w:rsidRPr="0BC3A46C">
        <w:rPr>
          <w:rFonts w:ascii="Arial" w:eastAsia="Arial" w:hAnsi="Arial" w:cs="Arial"/>
        </w:rPr>
        <w:t xml:space="preserve"> women </w:t>
      </w:r>
      <w:r w:rsidR="37B1B42C" w:rsidRPr="0BC3A46C">
        <w:rPr>
          <w:rFonts w:ascii="Arial" w:eastAsia="Arial" w:hAnsi="Arial" w:cs="Arial"/>
        </w:rPr>
        <w:t>are</w:t>
      </w:r>
      <w:r w:rsidR="33791704" w:rsidRPr="0BC3A46C">
        <w:rPr>
          <w:rFonts w:ascii="Arial" w:eastAsia="Arial" w:hAnsi="Arial" w:cs="Arial"/>
        </w:rPr>
        <w:t xml:space="preserve"> </w:t>
      </w:r>
      <w:r w:rsidR="74E11233" w:rsidRPr="0BC3A46C">
        <w:rPr>
          <w:rFonts w:ascii="Arial" w:eastAsia="Arial" w:hAnsi="Arial" w:cs="Arial"/>
        </w:rPr>
        <w:t>figure</w:t>
      </w:r>
      <w:r w:rsidR="37B1B42C" w:rsidRPr="0BC3A46C">
        <w:rPr>
          <w:rFonts w:ascii="Arial" w:eastAsia="Arial" w:hAnsi="Arial" w:cs="Arial"/>
        </w:rPr>
        <w:t>s</w:t>
      </w:r>
      <w:r w:rsidR="74E11233" w:rsidRPr="0BC3A46C">
        <w:rPr>
          <w:rFonts w:ascii="Arial" w:eastAsia="Arial" w:hAnsi="Arial" w:cs="Arial"/>
        </w:rPr>
        <w:t xml:space="preserve"> constructed by </w:t>
      </w:r>
      <w:proofErr w:type="spellStart"/>
      <w:r w:rsidR="74E11233" w:rsidRPr="0BC3A46C">
        <w:rPr>
          <w:rFonts w:ascii="Arial" w:eastAsia="Arial" w:hAnsi="Arial" w:cs="Arial"/>
        </w:rPr>
        <w:t>incels</w:t>
      </w:r>
      <w:proofErr w:type="spellEnd"/>
      <w:r w:rsidR="74E11233" w:rsidRPr="0BC3A46C">
        <w:rPr>
          <w:rFonts w:ascii="Arial" w:eastAsia="Arial" w:hAnsi="Arial" w:cs="Arial"/>
        </w:rPr>
        <w:t xml:space="preserve"> </w:t>
      </w:r>
      <w:r w:rsidR="3CB6D45D" w:rsidRPr="0BC3A46C">
        <w:rPr>
          <w:rFonts w:ascii="Arial" w:eastAsia="Arial" w:hAnsi="Arial" w:cs="Arial"/>
        </w:rPr>
        <w:t>are perceived as both high</w:t>
      </w:r>
      <w:r w:rsidR="475B66CF" w:rsidRPr="0BC3A46C">
        <w:rPr>
          <w:rFonts w:ascii="Arial" w:eastAsia="Arial" w:hAnsi="Arial" w:cs="Arial"/>
        </w:rPr>
        <w:t xml:space="preserve">ly desirable but </w:t>
      </w:r>
      <w:r w:rsidR="57A325D0" w:rsidRPr="0BC3A46C">
        <w:rPr>
          <w:rFonts w:ascii="Arial" w:eastAsia="Arial" w:hAnsi="Arial" w:cs="Arial"/>
        </w:rPr>
        <w:t>unattainable</w:t>
      </w:r>
      <w:r w:rsidR="49B80A19" w:rsidRPr="0BC3A46C">
        <w:rPr>
          <w:rFonts w:ascii="Arial" w:eastAsia="Arial" w:hAnsi="Arial" w:cs="Arial"/>
        </w:rPr>
        <w:t xml:space="preserve"> (</w:t>
      </w:r>
      <w:r w:rsidR="0408AB61" w:rsidRPr="0BC3A46C">
        <w:rPr>
          <w:rFonts w:ascii="Arial" w:eastAsia="Arial" w:hAnsi="Arial" w:cs="Arial"/>
        </w:rPr>
        <w:t>Jones, 2020</w:t>
      </w:r>
      <w:r w:rsidR="6338E3F9" w:rsidRPr="0BC3A46C">
        <w:rPr>
          <w:rFonts w:ascii="Arial" w:eastAsia="Arial" w:hAnsi="Arial" w:cs="Arial"/>
        </w:rPr>
        <w:t xml:space="preserve">; </w:t>
      </w:r>
      <w:r w:rsidR="2A559A79" w:rsidRPr="0BC3A46C">
        <w:rPr>
          <w:rFonts w:ascii="Arial" w:eastAsia="Arial" w:hAnsi="Arial" w:cs="Arial"/>
        </w:rPr>
        <w:t>Lindsay</w:t>
      </w:r>
      <w:r w:rsidR="64BFE5C4" w:rsidRPr="0BC3A46C">
        <w:rPr>
          <w:rFonts w:ascii="Arial" w:eastAsia="Arial" w:hAnsi="Arial" w:cs="Arial"/>
        </w:rPr>
        <w:t>, 2020</w:t>
      </w:r>
      <w:r w:rsidR="49B80A19" w:rsidRPr="0BC3A46C">
        <w:rPr>
          <w:rFonts w:ascii="Arial" w:eastAsia="Arial" w:hAnsi="Arial" w:cs="Arial"/>
        </w:rPr>
        <w:t>)</w:t>
      </w:r>
      <w:r w:rsidR="4FD39E04" w:rsidRPr="0BC3A46C">
        <w:rPr>
          <w:rFonts w:ascii="Arial" w:eastAsia="Arial" w:hAnsi="Arial" w:cs="Arial"/>
        </w:rPr>
        <w:t xml:space="preserve"> “</w:t>
      </w:r>
      <w:proofErr w:type="spellStart"/>
      <w:r w:rsidR="4FD39E04" w:rsidRPr="0BC3A46C">
        <w:rPr>
          <w:rFonts w:ascii="Arial" w:eastAsia="Arial" w:hAnsi="Arial" w:cs="Arial"/>
        </w:rPr>
        <w:t>Stacys</w:t>
      </w:r>
      <w:proofErr w:type="spellEnd"/>
      <w:r w:rsidR="4FD39E04" w:rsidRPr="0BC3A46C">
        <w:rPr>
          <w:rFonts w:ascii="Arial" w:eastAsia="Arial" w:hAnsi="Arial" w:cs="Arial"/>
        </w:rPr>
        <w:t xml:space="preserve">” are simultaneously </w:t>
      </w:r>
      <w:r w:rsidR="3B0208FC" w:rsidRPr="0BC3A46C">
        <w:rPr>
          <w:rFonts w:ascii="Arial" w:eastAsia="Arial" w:hAnsi="Arial" w:cs="Arial"/>
        </w:rPr>
        <w:t>idolised</w:t>
      </w:r>
      <w:r w:rsidR="4FD39E04" w:rsidRPr="0BC3A46C">
        <w:rPr>
          <w:rFonts w:ascii="Arial" w:eastAsia="Arial" w:hAnsi="Arial" w:cs="Arial"/>
        </w:rPr>
        <w:t xml:space="preserve"> as objects </w:t>
      </w:r>
      <w:r w:rsidR="22221582" w:rsidRPr="0BC3A46C">
        <w:rPr>
          <w:rFonts w:ascii="Arial" w:eastAsia="Arial" w:hAnsi="Arial" w:cs="Arial"/>
        </w:rPr>
        <w:t xml:space="preserve">[prise </w:t>
      </w:r>
      <w:r w:rsidR="6AFF4E0D" w:rsidRPr="0BC3A46C">
        <w:rPr>
          <w:rFonts w:ascii="Arial" w:eastAsia="Arial" w:hAnsi="Arial" w:cs="Arial"/>
        </w:rPr>
        <w:t>possessions</w:t>
      </w:r>
      <w:r w:rsidR="22221582" w:rsidRPr="0BC3A46C">
        <w:rPr>
          <w:rFonts w:ascii="Arial" w:eastAsia="Arial" w:hAnsi="Arial" w:cs="Arial"/>
        </w:rPr>
        <w:t>]</w:t>
      </w:r>
      <w:r w:rsidR="6AFF4E0D" w:rsidRPr="0BC3A46C">
        <w:rPr>
          <w:rFonts w:ascii="Arial" w:eastAsia="Arial" w:hAnsi="Arial" w:cs="Arial"/>
        </w:rPr>
        <w:t xml:space="preserve"> of desire</w:t>
      </w:r>
      <w:r w:rsidR="39D05A58" w:rsidRPr="0BC3A46C">
        <w:rPr>
          <w:rFonts w:ascii="Arial" w:eastAsia="Arial" w:hAnsi="Arial" w:cs="Arial"/>
        </w:rPr>
        <w:t xml:space="preserve"> but not only vilified as </w:t>
      </w:r>
      <w:r w:rsidR="20A72DB6" w:rsidRPr="0BC3A46C">
        <w:rPr>
          <w:rFonts w:ascii="Arial" w:eastAsia="Arial" w:hAnsi="Arial" w:cs="Arial"/>
        </w:rPr>
        <w:t xml:space="preserve">agents </w:t>
      </w:r>
      <w:r w:rsidR="46CF7B63" w:rsidRPr="0BC3A46C">
        <w:rPr>
          <w:rFonts w:ascii="Arial" w:eastAsia="Arial" w:hAnsi="Arial" w:cs="Arial"/>
        </w:rPr>
        <w:t>who</w:t>
      </w:r>
      <w:r w:rsidR="7F8FBC05" w:rsidRPr="0BC3A46C">
        <w:rPr>
          <w:rFonts w:ascii="Arial" w:eastAsia="Arial" w:hAnsi="Arial" w:cs="Arial"/>
        </w:rPr>
        <w:t xml:space="preserve"> withhold sex from them when exploiting their SVM but </w:t>
      </w:r>
      <w:r w:rsidR="32A0E5D2" w:rsidRPr="0BC3A46C">
        <w:rPr>
          <w:rFonts w:ascii="Arial" w:eastAsia="Arial" w:hAnsi="Arial" w:cs="Arial"/>
        </w:rPr>
        <w:t xml:space="preserve">are </w:t>
      </w:r>
      <w:r w:rsidR="189CB455" w:rsidRPr="0BC3A46C">
        <w:rPr>
          <w:rFonts w:ascii="Arial" w:eastAsia="Arial" w:hAnsi="Arial" w:cs="Arial"/>
        </w:rPr>
        <w:t xml:space="preserve">also </w:t>
      </w:r>
      <w:r w:rsidR="32A0E5D2" w:rsidRPr="0BC3A46C">
        <w:rPr>
          <w:rFonts w:ascii="Arial" w:eastAsia="Arial" w:hAnsi="Arial" w:cs="Arial"/>
        </w:rPr>
        <w:t xml:space="preserve">far intellectual </w:t>
      </w:r>
      <w:r w:rsidR="56D87402" w:rsidRPr="0BC3A46C">
        <w:rPr>
          <w:rFonts w:ascii="Arial" w:eastAsia="Arial" w:hAnsi="Arial" w:cs="Arial"/>
        </w:rPr>
        <w:t>inf</w:t>
      </w:r>
      <w:r w:rsidR="32A0E5D2" w:rsidRPr="0BC3A46C">
        <w:rPr>
          <w:rFonts w:ascii="Arial" w:eastAsia="Arial" w:hAnsi="Arial" w:cs="Arial"/>
        </w:rPr>
        <w:t>erior</w:t>
      </w:r>
      <w:r w:rsidR="5AC894F9" w:rsidRPr="0BC3A46C">
        <w:rPr>
          <w:rFonts w:ascii="Arial" w:eastAsia="Arial" w:hAnsi="Arial" w:cs="Arial"/>
        </w:rPr>
        <w:t>, strength and moral</w:t>
      </w:r>
      <w:r w:rsidR="512A08C2" w:rsidRPr="0BC3A46C">
        <w:rPr>
          <w:rFonts w:ascii="Arial" w:eastAsia="Arial" w:hAnsi="Arial" w:cs="Arial"/>
        </w:rPr>
        <w:t xml:space="preserve">ity </w:t>
      </w:r>
      <w:r w:rsidR="2298CC4B" w:rsidRPr="0BC3A46C">
        <w:rPr>
          <w:rFonts w:ascii="Arial" w:eastAsia="Arial" w:hAnsi="Arial" w:cs="Arial"/>
        </w:rPr>
        <w:t xml:space="preserve">compared to </w:t>
      </w:r>
      <w:r w:rsidR="172B0288" w:rsidRPr="0BC3A46C">
        <w:rPr>
          <w:rFonts w:ascii="Arial" w:eastAsia="Arial" w:hAnsi="Arial" w:cs="Arial"/>
        </w:rPr>
        <w:t>men</w:t>
      </w:r>
      <w:r w:rsidR="74324137" w:rsidRPr="0BC3A46C">
        <w:rPr>
          <w:rFonts w:ascii="Arial" w:eastAsia="Arial" w:hAnsi="Arial" w:cs="Arial"/>
        </w:rPr>
        <w:t xml:space="preserve"> according to the </w:t>
      </w:r>
      <w:proofErr w:type="spellStart"/>
      <w:r w:rsidR="74324137" w:rsidRPr="0BC3A46C">
        <w:rPr>
          <w:rFonts w:ascii="Arial" w:eastAsia="Arial" w:hAnsi="Arial" w:cs="Arial"/>
        </w:rPr>
        <w:t>incels</w:t>
      </w:r>
      <w:proofErr w:type="spellEnd"/>
      <w:r w:rsidR="3D858E04" w:rsidRPr="0BC3A46C">
        <w:rPr>
          <w:rFonts w:ascii="Arial" w:eastAsia="Arial" w:hAnsi="Arial" w:cs="Arial"/>
        </w:rPr>
        <w:t xml:space="preserve"> (</w:t>
      </w:r>
      <w:proofErr w:type="spellStart"/>
      <w:r w:rsidR="3D858E04" w:rsidRPr="0BC3A46C">
        <w:rPr>
          <w:rFonts w:ascii="Arial" w:eastAsia="Arial" w:hAnsi="Arial" w:cs="Arial"/>
        </w:rPr>
        <w:t>Baele</w:t>
      </w:r>
      <w:proofErr w:type="spellEnd"/>
      <w:r w:rsidR="3D858E04" w:rsidRPr="0BC3A46C">
        <w:rPr>
          <w:rFonts w:ascii="Arial" w:eastAsia="Arial" w:hAnsi="Arial" w:cs="Arial"/>
        </w:rPr>
        <w:t xml:space="preserve"> et al., 2019).</w:t>
      </w:r>
      <w:r w:rsidR="76CD31F3" w:rsidRPr="0BC3A46C">
        <w:rPr>
          <w:rFonts w:ascii="Arial" w:eastAsia="Arial" w:hAnsi="Arial" w:cs="Arial"/>
        </w:rPr>
        <w:t xml:space="preserve"> Despite the definition “</w:t>
      </w:r>
      <w:proofErr w:type="spellStart"/>
      <w:r w:rsidR="76CD31F3" w:rsidRPr="0BC3A46C">
        <w:rPr>
          <w:rFonts w:ascii="Arial" w:eastAsia="Arial" w:hAnsi="Arial" w:cs="Arial"/>
        </w:rPr>
        <w:t>Sta</w:t>
      </w:r>
      <w:r w:rsidR="6D7A3FB8" w:rsidRPr="0BC3A46C">
        <w:rPr>
          <w:rFonts w:ascii="Arial" w:eastAsia="Arial" w:hAnsi="Arial" w:cs="Arial"/>
        </w:rPr>
        <w:t>cys</w:t>
      </w:r>
      <w:proofErr w:type="spellEnd"/>
      <w:r w:rsidR="6D7A3FB8" w:rsidRPr="0BC3A46C">
        <w:rPr>
          <w:rFonts w:ascii="Arial" w:eastAsia="Arial" w:hAnsi="Arial" w:cs="Arial"/>
        </w:rPr>
        <w:t xml:space="preserve">” are viewed as the </w:t>
      </w:r>
      <w:r w:rsidR="242A48A1" w:rsidRPr="0BC3A46C">
        <w:rPr>
          <w:rFonts w:ascii="Arial" w:eastAsia="Arial" w:hAnsi="Arial" w:cs="Arial"/>
        </w:rPr>
        <w:t>“</w:t>
      </w:r>
      <w:r w:rsidR="6D7A3FB8" w:rsidRPr="0BC3A46C">
        <w:rPr>
          <w:rFonts w:ascii="Arial" w:eastAsia="Arial" w:hAnsi="Arial" w:cs="Arial"/>
        </w:rPr>
        <w:t>ultimate women</w:t>
      </w:r>
      <w:r w:rsidR="242A48A1" w:rsidRPr="0BC3A46C">
        <w:rPr>
          <w:rFonts w:ascii="Arial" w:eastAsia="Arial" w:hAnsi="Arial" w:cs="Arial"/>
        </w:rPr>
        <w:t>”</w:t>
      </w:r>
      <w:r w:rsidR="6D7A3FB8" w:rsidRPr="0BC3A46C">
        <w:rPr>
          <w:rFonts w:ascii="Arial" w:eastAsia="Arial" w:hAnsi="Arial" w:cs="Arial"/>
        </w:rPr>
        <w:t xml:space="preserve">, </w:t>
      </w:r>
      <w:proofErr w:type="spellStart"/>
      <w:r w:rsidR="6D7A3FB8" w:rsidRPr="0BC3A46C">
        <w:rPr>
          <w:rFonts w:ascii="Arial" w:eastAsia="Arial" w:hAnsi="Arial" w:cs="Arial"/>
        </w:rPr>
        <w:t>incels</w:t>
      </w:r>
      <w:proofErr w:type="spellEnd"/>
      <w:r w:rsidR="6D7A3FB8" w:rsidRPr="0BC3A46C">
        <w:rPr>
          <w:rFonts w:ascii="Arial" w:eastAsia="Arial" w:hAnsi="Arial" w:cs="Arial"/>
        </w:rPr>
        <w:t xml:space="preserve"> often attempt to vilify women who embod</w:t>
      </w:r>
      <w:r w:rsidR="39D12255" w:rsidRPr="0BC3A46C">
        <w:rPr>
          <w:rFonts w:ascii="Arial" w:eastAsia="Arial" w:hAnsi="Arial" w:cs="Arial"/>
        </w:rPr>
        <w:t>y this socially constructed identity. For instance, o</w:t>
      </w:r>
      <w:r w:rsidR="391EFB6F" w:rsidRPr="0BC3A46C">
        <w:rPr>
          <w:rFonts w:ascii="Arial" w:eastAsia="Arial" w:hAnsi="Arial" w:cs="Arial"/>
        </w:rPr>
        <w:t xml:space="preserve">ne study of a top </w:t>
      </w:r>
      <w:proofErr w:type="spellStart"/>
      <w:r w:rsidR="391EFB6F" w:rsidRPr="0BC3A46C">
        <w:rPr>
          <w:rFonts w:ascii="Arial" w:eastAsia="Arial" w:hAnsi="Arial" w:cs="Arial"/>
        </w:rPr>
        <w:t>reddit</w:t>
      </w:r>
      <w:proofErr w:type="spellEnd"/>
      <w:r w:rsidR="391EFB6F" w:rsidRPr="0BC3A46C">
        <w:rPr>
          <w:rFonts w:ascii="Arial" w:eastAsia="Arial" w:hAnsi="Arial" w:cs="Arial"/>
        </w:rPr>
        <w:t xml:space="preserve"> post </w:t>
      </w:r>
      <w:r w:rsidR="5ED96F37" w:rsidRPr="0BC3A46C">
        <w:rPr>
          <w:rFonts w:ascii="Arial" w:eastAsia="Arial" w:hAnsi="Arial" w:cs="Arial"/>
        </w:rPr>
        <w:t>(</w:t>
      </w:r>
      <w:r w:rsidR="3DA1A4C2" w:rsidRPr="0BC3A46C">
        <w:rPr>
          <w:rFonts w:ascii="Arial" w:eastAsia="Arial" w:hAnsi="Arial" w:cs="Arial"/>
        </w:rPr>
        <w:t xml:space="preserve">on a now defunct </w:t>
      </w:r>
      <w:proofErr w:type="spellStart"/>
      <w:r w:rsidR="3DA1A4C2" w:rsidRPr="0BC3A46C">
        <w:rPr>
          <w:rFonts w:ascii="Arial" w:eastAsia="Arial" w:hAnsi="Arial" w:cs="Arial"/>
        </w:rPr>
        <w:t>subreddit</w:t>
      </w:r>
      <w:proofErr w:type="spellEnd"/>
      <w:r w:rsidR="5ED96F37" w:rsidRPr="0BC3A46C">
        <w:rPr>
          <w:rFonts w:ascii="Arial" w:eastAsia="Arial" w:hAnsi="Arial" w:cs="Arial"/>
        </w:rPr>
        <w:t>)</w:t>
      </w:r>
      <w:r w:rsidR="3DA1A4C2" w:rsidRPr="0BC3A46C">
        <w:rPr>
          <w:rFonts w:ascii="Arial" w:eastAsia="Arial" w:hAnsi="Arial" w:cs="Arial"/>
        </w:rPr>
        <w:t xml:space="preserve"> r/</w:t>
      </w:r>
      <w:proofErr w:type="spellStart"/>
      <w:r w:rsidR="3DA1A4C2" w:rsidRPr="0BC3A46C">
        <w:rPr>
          <w:rFonts w:ascii="Arial" w:eastAsia="Arial" w:hAnsi="Arial" w:cs="Arial"/>
        </w:rPr>
        <w:t>Braincels</w:t>
      </w:r>
      <w:proofErr w:type="spellEnd"/>
      <w:r w:rsidR="3DA1A4C2" w:rsidRPr="0BC3A46C">
        <w:rPr>
          <w:rFonts w:ascii="Arial" w:eastAsia="Arial" w:hAnsi="Arial" w:cs="Arial"/>
        </w:rPr>
        <w:t xml:space="preserve">, commenters posted responses </w:t>
      </w:r>
      <w:r w:rsidR="5ED96F37" w:rsidRPr="0BC3A46C">
        <w:rPr>
          <w:rFonts w:ascii="Arial" w:eastAsia="Arial" w:hAnsi="Arial" w:cs="Arial"/>
        </w:rPr>
        <w:t>indicating</w:t>
      </w:r>
      <w:r w:rsidR="035286C1" w:rsidRPr="0BC3A46C">
        <w:rPr>
          <w:rFonts w:ascii="Arial" w:eastAsia="Arial" w:hAnsi="Arial" w:cs="Arial"/>
        </w:rPr>
        <w:t xml:space="preserve"> that all women are evil but “</w:t>
      </w:r>
      <w:proofErr w:type="spellStart"/>
      <w:r w:rsidR="035286C1" w:rsidRPr="0BC3A46C">
        <w:rPr>
          <w:rFonts w:ascii="Arial" w:eastAsia="Arial" w:hAnsi="Arial" w:cs="Arial"/>
        </w:rPr>
        <w:t>Stacys</w:t>
      </w:r>
      <w:proofErr w:type="spellEnd"/>
      <w:r w:rsidR="035286C1" w:rsidRPr="0BC3A46C">
        <w:rPr>
          <w:rFonts w:ascii="Arial" w:eastAsia="Arial" w:hAnsi="Arial" w:cs="Arial"/>
        </w:rPr>
        <w:t xml:space="preserve">” are particularly </w:t>
      </w:r>
      <w:r w:rsidR="21DA1FC5" w:rsidRPr="0BC3A46C">
        <w:rPr>
          <w:rFonts w:ascii="Arial" w:eastAsia="Arial" w:hAnsi="Arial" w:cs="Arial"/>
        </w:rPr>
        <w:t>deserving</w:t>
      </w:r>
      <w:r w:rsidR="035286C1" w:rsidRPr="0BC3A46C">
        <w:rPr>
          <w:rFonts w:ascii="Arial" w:eastAsia="Arial" w:hAnsi="Arial" w:cs="Arial"/>
        </w:rPr>
        <w:t xml:space="preserve"> of </w:t>
      </w:r>
      <w:r w:rsidR="21DA1FC5" w:rsidRPr="0BC3A46C">
        <w:rPr>
          <w:rFonts w:ascii="Arial" w:eastAsia="Arial" w:hAnsi="Arial" w:cs="Arial"/>
        </w:rPr>
        <w:t>criticism</w:t>
      </w:r>
      <w:r w:rsidR="035286C1" w:rsidRPr="0BC3A46C">
        <w:rPr>
          <w:rFonts w:ascii="Arial" w:eastAsia="Arial" w:hAnsi="Arial" w:cs="Arial"/>
        </w:rPr>
        <w:t xml:space="preserve"> due </w:t>
      </w:r>
      <w:r w:rsidR="1DDB3A11" w:rsidRPr="0BC3A46C">
        <w:rPr>
          <w:rFonts w:ascii="Arial" w:eastAsia="Arial" w:hAnsi="Arial" w:cs="Arial"/>
        </w:rPr>
        <w:t>to the socially constructed idea that they are sexually successful to the point they have more hatred to “</w:t>
      </w:r>
      <w:proofErr w:type="spellStart"/>
      <w:r w:rsidR="1DDB3A11" w:rsidRPr="0BC3A46C">
        <w:rPr>
          <w:rFonts w:ascii="Arial" w:eastAsia="Arial" w:hAnsi="Arial" w:cs="Arial"/>
        </w:rPr>
        <w:t>Stacys</w:t>
      </w:r>
      <w:proofErr w:type="spellEnd"/>
      <w:r w:rsidR="1DDB3A11" w:rsidRPr="0BC3A46C">
        <w:rPr>
          <w:rFonts w:ascii="Arial" w:eastAsia="Arial" w:hAnsi="Arial" w:cs="Arial"/>
        </w:rPr>
        <w:t>” than “Chads”</w:t>
      </w:r>
      <w:r w:rsidR="3F3D9092" w:rsidRPr="0BC3A46C">
        <w:rPr>
          <w:rFonts w:ascii="Arial" w:eastAsia="Arial" w:hAnsi="Arial" w:cs="Arial"/>
        </w:rPr>
        <w:t xml:space="preserve"> (Lindsay, 2020; Maxwell et al., 2020)</w:t>
      </w:r>
    </w:p>
    <w:p w14:paraId="2DF26E01" w14:textId="3C58E953" w:rsidR="00895460" w:rsidRDefault="57402AA1" w:rsidP="3F743779">
      <w:r w:rsidRPr="0BC3A46C">
        <w:rPr>
          <w:rFonts w:ascii="Arial" w:eastAsia="Arial" w:hAnsi="Arial" w:cs="Arial"/>
        </w:rPr>
        <w:t xml:space="preserve">This infection of the </w:t>
      </w:r>
      <w:proofErr w:type="spellStart"/>
      <w:r w:rsidRPr="0BC3A46C">
        <w:rPr>
          <w:rFonts w:ascii="Arial" w:eastAsia="Arial" w:hAnsi="Arial" w:cs="Arial"/>
        </w:rPr>
        <w:t>incel</w:t>
      </w:r>
      <w:proofErr w:type="spellEnd"/>
      <w:r w:rsidRPr="0BC3A46C">
        <w:rPr>
          <w:rFonts w:ascii="Arial" w:eastAsia="Arial" w:hAnsi="Arial" w:cs="Arial"/>
        </w:rPr>
        <w:t xml:space="preserve"> </w:t>
      </w:r>
      <w:r w:rsidRPr="0BD36A07">
        <w:rPr>
          <w:rFonts w:ascii="Arial" w:eastAsia="Arial" w:hAnsi="Arial" w:cs="Arial"/>
        </w:rPr>
        <w:t>id</w:t>
      </w:r>
      <w:r w:rsidR="5F4DF6AE" w:rsidRPr="0BD36A07">
        <w:rPr>
          <w:rFonts w:ascii="Arial" w:eastAsia="Arial" w:hAnsi="Arial" w:cs="Arial"/>
        </w:rPr>
        <w:t>eology</w:t>
      </w:r>
      <w:r w:rsidRPr="0BC3A46C">
        <w:rPr>
          <w:rFonts w:ascii="Arial" w:eastAsia="Arial" w:hAnsi="Arial" w:cs="Arial"/>
        </w:rPr>
        <w:t xml:space="preserve"> has spread far among selective fringe forums; rather it has manifested and infected the worldwide web (YouTube, </w:t>
      </w:r>
      <w:proofErr w:type="spellStart"/>
      <w:r w:rsidRPr="0BC3A46C">
        <w:rPr>
          <w:rFonts w:ascii="Arial" w:eastAsia="Arial" w:hAnsi="Arial" w:cs="Arial"/>
        </w:rPr>
        <w:t>TikTok</w:t>
      </w:r>
      <w:proofErr w:type="spellEnd"/>
      <w:r w:rsidRPr="0BC3A46C">
        <w:rPr>
          <w:rFonts w:ascii="Arial" w:eastAsia="Arial" w:hAnsi="Arial" w:cs="Arial"/>
        </w:rPr>
        <w:t xml:space="preserve"> and </w:t>
      </w:r>
      <w:proofErr w:type="spellStart"/>
      <w:r w:rsidRPr="0BC3A46C">
        <w:rPr>
          <w:rFonts w:ascii="Arial" w:eastAsia="Arial" w:hAnsi="Arial" w:cs="Arial"/>
        </w:rPr>
        <w:t>Reddit</w:t>
      </w:r>
      <w:proofErr w:type="spellEnd"/>
      <w:r w:rsidRPr="0BC3A46C">
        <w:rPr>
          <w:rFonts w:ascii="Arial" w:eastAsia="Arial" w:hAnsi="Arial" w:cs="Arial"/>
        </w:rPr>
        <w:t>), where the algorithm rewards grievance-based content</w:t>
      </w:r>
      <w:ins w:id="5" w:author="Lisa Overton" w:date="2026-03-16T19:51:00Z" w16du:dateUtc="2026-03-16T19:51:37Z">
        <w:r w:rsidR="5D434418" w:rsidRPr="0BD36A07">
          <w:rPr>
            <w:rFonts w:ascii="Arial" w:eastAsia="Arial" w:hAnsi="Arial" w:cs="Arial"/>
          </w:rPr>
          <w:t xml:space="preserve"> </w:t>
        </w:r>
      </w:ins>
      <w:r w:rsidR="47B5C3FF" w:rsidRPr="0BD36A07">
        <w:rPr>
          <w:rFonts w:ascii="Arial" w:eastAsia="Arial" w:hAnsi="Arial" w:cs="Arial"/>
        </w:rPr>
        <w:t xml:space="preserve">(Shin and </w:t>
      </w:r>
      <w:proofErr w:type="spellStart"/>
      <w:r w:rsidR="47B5C3FF" w:rsidRPr="0BD36A07">
        <w:rPr>
          <w:rFonts w:ascii="Arial" w:eastAsia="Arial" w:hAnsi="Arial" w:cs="Arial"/>
        </w:rPr>
        <w:t>Jitakjornwanich</w:t>
      </w:r>
      <w:proofErr w:type="spellEnd"/>
      <w:r w:rsidR="47B5C3FF" w:rsidRPr="0BD36A07">
        <w:rPr>
          <w:rFonts w:ascii="Arial" w:eastAsia="Arial" w:hAnsi="Arial" w:cs="Arial"/>
        </w:rPr>
        <w:t>, 2024</w:t>
      </w:r>
      <w:ins w:id="6" w:author="Lisa Overton" w:date="2026-03-16T19:51:00Z" w16du:dateUtc="2026-03-16T19:51:37Z">
        <w:r w:rsidR="5D434418" w:rsidRPr="0BD36A07">
          <w:rPr>
            <w:rFonts w:ascii="Arial" w:eastAsia="Arial" w:hAnsi="Arial" w:cs="Arial"/>
          </w:rPr>
          <w:t>)</w:t>
        </w:r>
      </w:ins>
      <w:r w:rsidRPr="0BD36A07">
        <w:rPr>
          <w:rFonts w:ascii="Arial" w:eastAsia="Arial" w:hAnsi="Arial" w:cs="Arial"/>
        </w:rPr>
        <w:t>.</w:t>
      </w:r>
      <w:r w:rsidRPr="0BC3A46C">
        <w:rPr>
          <w:rFonts w:ascii="Arial" w:eastAsia="Arial" w:hAnsi="Arial" w:cs="Arial"/>
        </w:rPr>
        <w:t xml:space="preserve"> The Guardian’s article “Getting fit is great, but it could turn you into a right-wing jerk”, while </w:t>
      </w:r>
      <w:r w:rsidR="63D22E03" w:rsidRPr="0BC3A46C">
        <w:rPr>
          <w:rFonts w:ascii="Arial" w:eastAsia="Arial" w:hAnsi="Arial" w:cs="Arial"/>
        </w:rPr>
        <w:t xml:space="preserve">the title is </w:t>
      </w:r>
      <w:r w:rsidRPr="0BC3A46C">
        <w:rPr>
          <w:rFonts w:ascii="Arial" w:eastAsia="Arial" w:hAnsi="Arial" w:cs="Arial"/>
        </w:rPr>
        <w:t>absurd</w:t>
      </w:r>
      <w:r w:rsidR="3D361ADA" w:rsidRPr="0BC3A46C">
        <w:rPr>
          <w:rFonts w:ascii="Arial" w:eastAsia="Arial" w:hAnsi="Arial" w:cs="Arial"/>
        </w:rPr>
        <w:t>, it</w:t>
      </w:r>
      <w:r w:rsidRPr="0BC3A46C">
        <w:rPr>
          <w:rFonts w:ascii="Arial" w:eastAsia="Arial" w:hAnsi="Arial" w:cs="Arial"/>
        </w:rPr>
        <w:t xml:space="preserve"> does have some merit in the idea that right wing groups utilize the aspect of gym culture, mainly the fitness communities as a form of recruitment by linking self-improvement to the righteous ideas that everything would come to you</w:t>
      </w:r>
      <w:r w:rsidR="300D9543" w:rsidRPr="0BC3A46C">
        <w:rPr>
          <w:rFonts w:ascii="Arial" w:eastAsia="Arial" w:hAnsi="Arial" w:cs="Arial"/>
        </w:rPr>
        <w:t xml:space="preserve"> if you </w:t>
      </w:r>
      <w:r w:rsidR="00DF6C10" w:rsidRPr="0BC3A46C">
        <w:rPr>
          <w:rFonts w:ascii="Arial" w:eastAsia="Arial" w:hAnsi="Arial" w:cs="Arial"/>
        </w:rPr>
        <w:t>were</w:t>
      </w:r>
      <w:r w:rsidR="300D9543" w:rsidRPr="0BC3A46C">
        <w:rPr>
          <w:rFonts w:ascii="Arial" w:eastAsia="Arial" w:hAnsi="Arial" w:cs="Arial"/>
        </w:rPr>
        <w:t xml:space="preserve"> shredded and looked jacked,</w:t>
      </w:r>
      <w:r w:rsidRPr="0BC3A46C">
        <w:rPr>
          <w:rFonts w:ascii="Arial" w:eastAsia="Arial" w:hAnsi="Arial" w:cs="Arial"/>
        </w:rPr>
        <w:t xml:space="preserve"> </w:t>
      </w:r>
      <w:r w:rsidR="78704B88" w:rsidRPr="0BC3A46C">
        <w:rPr>
          <w:rFonts w:ascii="Arial" w:eastAsia="Arial" w:hAnsi="Arial" w:cs="Arial"/>
        </w:rPr>
        <w:t>but what was never stated is that you</w:t>
      </w:r>
      <w:r w:rsidRPr="0BC3A46C">
        <w:rPr>
          <w:rFonts w:ascii="Arial" w:eastAsia="Arial" w:hAnsi="Arial" w:cs="Arial"/>
        </w:rPr>
        <w:t xml:space="preserve"> will never </w:t>
      </w:r>
      <w:r w:rsidR="2D94F4F4" w:rsidRPr="0BC3A46C">
        <w:rPr>
          <w:rFonts w:ascii="Arial" w:eastAsia="Arial" w:hAnsi="Arial" w:cs="Arial"/>
        </w:rPr>
        <w:t xml:space="preserve">feel </w:t>
      </w:r>
      <w:r w:rsidR="00DF6C10" w:rsidRPr="0BC3A46C">
        <w:rPr>
          <w:rFonts w:ascii="Arial" w:eastAsia="Arial" w:hAnsi="Arial" w:cs="Arial"/>
        </w:rPr>
        <w:t>satisfied</w:t>
      </w:r>
      <w:r w:rsidR="2D94F4F4" w:rsidRPr="0BC3A46C">
        <w:rPr>
          <w:rFonts w:ascii="Arial" w:eastAsia="Arial" w:hAnsi="Arial" w:cs="Arial"/>
        </w:rPr>
        <w:t xml:space="preserve"> and would want more and more to the point that you abuse yourself </w:t>
      </w:r>
      <w:r w:rsidRPr="0BC3A46C">
        <w:rPr>
          <w:rFonts w:ascii="Arial" w:eastAsia="Arial" w:hAnsi="Arial" w:cs="Arial"/>
        </w:rPr>
        <w:t>(Williams, 2024). You’ll begin to self-loath and keep chasing the ever so low endorphins or channel hat</w:t>
      </w:r>
      <w:r w:rsidR="6C0788F3" w:rsidRPr="0BC3A46C">
        <w:rPr>
          <w:rFonts w:ascii="Arial" w:eastAsia="Arial" w:hAnsi="Arial" w:cs="Arial"/>
        </w:rPr>
        <w:t xml:space="preserve">red to people who had no </w:t>
      </w:r>
      <w:r w:rsidR="790E37AE" w:rsidRPr="0BC3A46C">
        <w:rPr>
          <w:rFonts w:ascii="Arial" w:eastAsia="Arial" w:hAnsi="Arial" w:cs="Arial"/>
        </w:rPr>
        <w:t>interest</w:t>
      </w:r>
      <w:r w:rsidR="6C0788F3" w:rsidRPr="0BC3A46C">
        <w:rPr>
          <w:rFonts w:ascii="Arial" w:eastAsia="Arial" w:hAnsi="Arial" w:cs="Arial"/>
        </w:rPr>
        <w:t xml:space="preserve"> in you (Williams, 2024)</w:t>
      </w:r>
      <w:r w:rsidR="3668C51E">
        <w:t>.</w:t>
      </w:r>
    </w:p>
    <w:p w14:paraId="6769F9AE" w14:textId="77777777" w:rsidR="00170AAF" w:rsidRPr="008617A5" w:rsidRDefault="00170AAF" w:rsidP="00170AAF">
      <w:pPr>
        <w:pStyle w:val="Heading3"/>
        <w:rPr>
          <w:rFonts w:eastAsia="Arial" w:cs="Arial"/>
        </w:rPr>
      </w:pPr>
      <w:bookmarkStart w:id="7" w:name="_Toc226570408"/>
      <w:r>
        <w:t>Social media influencer</w:t>
      </w:r>
      <w:bookmarkEnd w:id="7"/>
    </w:p>
    <w:p w14:paraId="679C6C63" w14:textId="77777777" w:rsidR="00170AAF" w:rsidRDefault="00170AAF" w:rsidP="00170AAF">
      <w:pPr>
        <w:rPr>
          <w:rFonts w:ascii="Arial" w:eastAsia="Arial" w:hAnsi="Arial" w:cs="Arial"/>
        </w:rPr>
      </w:pPr>
      <w:r w:rsidRPr="0BC3A46C">
        <w:rPr>
          <w:rFonts w:ascii="Arial" w:eastAsia="Arial" w:hAnsi="Arial" w:cs="Arial"/>
        </w:rPr>
        <w:t>Influencers like Andrew Tate played a central role in contemporary discussion of digital masculinities. Frequently identified in mainstream commentary as embolic of the ‘toxic masculinity’ crisis. His videos follow a very common program of motivational rhetoric that everyone talks about which doesn’t require any thinking behind it since it’s true, but quickly turns into anti-feminist logic, stating that you are suffering as a result of women/feminism. Tate has been portrayed as both a cause and a consequence of male disaffection</w:t>
      </w:r>
      <w:r w:rsidRPr="0BD36A07">
        <w:rPr>
          <w:rFonts w:ascii="Arial" w:eastAsia="Arial" w:hAnsi="Arial" w:cs="Arial"/>
        </w:rPr>
        <w:t xml:space="preserve"> (Love, </w:t>
      </w:r>
      <w:proofErr w:type="spellStart"/>
      <w:r w:rsidRPr="0BD36A07">
        <w:rPr>
          <w:rFonts w:ascii="Arial" w:eastAsia="Arial" w:hAnsi="Arial" w:cs="Arial"/>
        </w:rPr>
        <w:t>Prskalo</w:t>
      </w:r>
      <w:proofErr w:type="spellEnd"/>
      <w:r w:rsidRPr="0BD36A07">
        <w:rPr>
          <w:rFonts w:ascii="Arial" w:eastAsia="Arial" w:hAnsi="Arial" w:cs="Arial"/>
        </w:rPr>
        <w:t xml:space="preserve"> and </w:t>
      </w:r>
      <w:proofErr w:type="spellStart"/>
      <w:r w:rsidRPr="0BD36A07">
        <w:rPr>
          <w:rFonts w:ascii="Arial" w:eastAsia="Arial" w:hAnsi="Arial" w:cs="Arial"/>
        </w:rPr>
        <w:t>Moloney</w:t>
      </w:r>
      <w:proofErr w:type="spellEnd"/>
      <w:r w:rsidRPr="0BD36A07">
        <w:rPr>
          <w:rFonts w:ascii="Arial" w:eastAsia="Arial" w:hAnsi="Arial" w:cs="Arial"/>
        </w:rPr>
        <w:t xml:space="preserve">, 2025). Whilst Tate didn’t originally create male disaffection, rather he capitalised on an already existing sense of alienation felt by these young men who perceived themselves as failed by modern society (Love, </w:t>
      </w:r>
      <w:proofErr w:type="spellStart"/>
      <w:r w:rsidRPr="0BD36A07">
        <w:rPr>
          <w:rFonts w:ascii="Arial" w:eastAsia="Arial" w:hAnsi="Arial" w:cs="Arial"/>
        </w:rPr>
        <w:t>Prskalo</w:t>
      </w:r>
      <w:proofErr w:type="spellEnd"/>
      <w:r w:rsidRPr="0BD36A07">
        <w:rPr>
          <w:rFonts w:ascii="Arial" w:eastAsia="Arial" w:hAnsi="Arial" w:cs="Arial"/>
        </w:rPr>
        <w:t xml:space="preserve"> and </w:t>
      </w:r>
      <w:proofErr w:type="spellStart"/>
      <w:r w:rsidRPr="0BD36A07">
        <w:rPr>
          <w:rFonts w:ascii="Arial" w:eastAsia="Arial" w:hAnsi="Arial" w:cs="Arial"/>
        </w:rPr>
        <w:t>Moloney</w:t>
      </w:r>
      <w:proofErr w:type="spellEnd"/>
      <w:r w:rsidRPr="0BD36A07">
        <w:rPr>
          <w:rFonts w:ascii="Arial" w:eastAsia="Arial" w:hAnsi="Arial" w:cs="Arial"/>
        </w:rPr>
        <w:t>, 2025).</w:t>
      </w:r>
      <w:r w:rsidRPr="0BC3A46C">
        <w:rPr>
          <w:rFonts w:ascii="Arial" w:eastAsia="Arial" w:hAnsi="Arial" w:cs="Arial"/>
        </w:rPr>
        <w:t xml:space="preserve"> Although public discourse often depicts him as dangerous influence who radicalizes young men</w:t>
      </w:r>
      <w:r w:rsidRPr="0BD36A07">
        <w:rPr>
          <w:rFonts w:ascii="Arial" w:eastAsia="Arial" w:hAnsi="Arial" w:cs="Arial"/>
        </w:rPr>
        <w:t xml:space="preserve">, like in </w:t>
      </w:r>
      <w:proofErr w:type="spellStart"/>
      <w:r w:rsidRPr="0BD36A07">
        <w:rPr>
          <w:rFonts w:ascii="Arial" w:eastAsia="Arial" w:hAnsi="Arial" w:cs="Arial"/>
        </w:rPr>
        <w:t>Wescott</w:t>
      </w:r>
      <w:proofErr w:type="spellEnd"/>
      <w:r w:rsidRPr="0BD36A07">
        <w:rPr>
          <w:rFonts w:ascii="Arial" w:eastAsia="Arial" w:hAnsi="Arial" w:cs="Arial"/>
        </w:rPr>
        <w:t xml:space="preserve">, Roberts and Zhao’s 2024 Australian school study, Melbourne students admire how Tate emits the idea of success. With a teaching recalling the transformation of a boy currently in year 9 who knew him for years as “wholesome and creative” yet writing “disturbingly misogynistic messages” saying “Andrew Tate is being vilified. He’s in the right” in which the teacher stated “Who is that boy? Because that’s not the boy </w:t>
      </w:r>
      <w:proofErr w:type="spellStart"/>
      <w:r w:rsidRPr="0BD36A07">
        <w:rPr>
          <w:rFonts w:ascii="Arial" w:eastAsia="Arial" w:hAnsi="Arial" w:cs="Arial"/>
        </w:rPr>
        <w:t>i</w:t>
      </w:r>
      <w:proofErr w:type="spellEnd"/>
      <w:r w:rsidRPr="0BD36A07">
        <w:rPr>
          <w:rFonts w:ascii="Arial" w:eastAsia="Arial" w:hAnsi="Arial" w:cs="Arial"/>
        </w:rPr>
        <w:t xml:space="preserve"> have seen for the last couple of years. Yet his main content usually focusses on the success more than his views on women (Feltham, 2024) with 89% of his content devoted to reifying “traditional, capitalist-centric notions of what it means to be a real and successful man” (Roberts et al., 2025 cited in Love, </w:t>
      </w:r>
      <w:proofErr w:type="spellStart"/>
      <w:r w:rsidRPr="0BD36A07">
        <w:rPr>
          <w:rFonts w:ascii="Arial" w:eastAsia="Arial" w:hAnsi="Arial" w:cs="Arial"/>
        </w:rPr>
        <w:t>Prskalo</w:t>
      </w:r>
      <w:proofErr w:type="spellEnd"/>
      <w:r w:rsidRPr="0BD36A07">
        <w:rPr>
          <w:rFonts w:ascii="Arial" w:eastAsia="Arial" w:hAnsi="Arial" w:cs="Arial"/>
        </w:rPr>
        <w:t xml:space="preserve"> and </w:t>
      </w:r>
      <w:proofErr w:type="spellStart"/>
      <w:r w:rsidRPr="0BD36A07">
        <w:rPr>
          <w:rFonts w:ascii="Arial" w:eastAsia="Arial" w:hAnsi="Arial" w:cs="Arial"/>
        </w:rPr>
        <w:t>Moloney</w:t>
      </w:r>
      <w:proofErr w:type="spellEnd"/>
      <w:r w:rsidRPr="0BD36A07">
        <w:rPr>
          <w:rFonts w:ascii="Arial" w:eastAsia="Arial" w:hAnsi="Arial" w:cs="Arial"/>
        </w:rPr>
        <w:t>, 2025)</w:t>
      </w:r>
      <w:r w:rsidRPr="0BC3A46C">
        <w:rPr>
          <w:rFonts w:ascii="Arial" w:eastAsia="Arial" w:hAnsi="Arial" w:cs="Arial"/>
        </w:rPr>
        <w:t xml:space="preserve"> Alternative perspectives suggest that his popularity is symptomatic of boarder socio-cultural neglect (King-Hill and Russell, 2023), leading to this belief stated that society has neglected young men. </w:t>
      </w:r>
      <w:proofErr w:type="spellStart"/>
      <w:r w:rsidRPr="0BC3A46C">
        <w:rPr>
          <w:rFonts w:ascii="Arial" w:eastAsia="Arial" w:hAnsi="Arial" w:cs="Arial"/>
        </w:rPr>
        <w:t>Ging</w:t>
      </w:r>
      <w:proofErr w:type="spellEnd"/>
      <w:r w:rsidRPr="0BC3A46C">
        <w:rPr>
          <w:rFonts w:ascii="Arial" w:eastAsia="Arial" w:hAnsi="Arial" w:cs="Arial"/>
        </w:rPr>
        <w:t xml:space="preserve"> (2019) argues that the appeal of figures like Tate steam from the idea that he can articulate the frustration of young men who feel alienated from the dominant gender ideology has appeal not only in the message in but in the median; a more visual meme based short form video with emotionally and algorithmically charged language that resonates exclusively with men. </w:t>
      </w:r>
    </w:p>
    <w:p w14:paraId="76F70C8B" w14:textId="77777777" w:rsidR="00170AAF" w:rsidRPr="008617A5" w:rsidRDefault="00170AAF" w:rsidP="00170AAF">
      <w:pPr>
        <w:rPr>
          <w:rFonts w:ascii="Arial" w:eastAsia="Arial" w:hAnsi="Arial" w:cs="Arial"/>
        </w:rPr>
      </w:pPr>
      <w:r w:rsidRPr="0BC3A46C">
        <w:rPr>
          <w:rFonts w:ascii="Arial" w:eastAsia="Arial" w:hAnsi="Arial" w:cs="Arial"/>
        </w:rPr>
        <w:t xml:space="preserve">Tate’s content illustrated vividly in </w:t>
      </w:r>
      <w:r w:rsidRPr="0BD36A07">
        <w:rPr>
          <w:rFonts w:ascii="Arial" w:eastAsia="Arial" w:hAnsi="Arial" w:cs="Arial"/>
        </w:rPr>
        <w:t>a video essay</w:t>
      </w:r>
      <w:r w:rsidRPr="0BC3A46C">
        <w:rPr>
          <w:rFonts w:ascii="Arial" w:eastAsia="Arial" w:hAnsi="Arial" w:cs="Arial"/>
        </w:rPr>
        <w:t xml:space="preserve"> such as </w:t>
      </w:r>
      <w:proofErr w:type="spellStart"/>
      <w:r w:rsidRPr="0BC3A46C">
        <w:rPr>
          <w:rFonts w:ascii="Arial" w:eastAsia="Arial" w:hAnsi="Arial" w:cs="Arial"/>
        </w:rPr>
        <w:t>Daskin</w:t>
      </w:r>
      <w:proofErr w:type="spellEnd"/>
      <w:r w:rsidRPr="0BC3A46C">
        <w:rPr>
          <w:rFonts w:ascii="Arial" w:eastAsia="Arial" w:hAnsi="Arial" w:cs="Arial"/>
        </w:rPr>
        <w:t xml:space="preserve"> (2019) “The Alt-Right Playbook: How to Radicalize a </w:t>
      </w:r>
      <w:proofErr w:type="spellStart"/>
      <w:r w:rsidRPr="0BC3A46C">
        <w:rPr>
          <w:rFonts w:ascii="Arial" w:eastAsia="Arial" w:hAnsi="Arial" w:cs="Arial"/>
        </w:rPr>
        <w:t>Normie</w:t>
      </w:r>
      <w:proofErr w:type="spellEnd"/>
      <w:r w:rsidRPr="0BC3A46C">
        <w:rPr>
          <w:rFonts w:ascii="Arial" w:eastAsia="Arial" w:hAnsi="Arial" w:cs="Arial"/>
        </w:rPr>
        <w:t>” and Evens (2018) article “From Memes to Info wars: How 75 Fascist Activist were Red-Pilled” demonstrates the processes through which disillusioned young men are drawn into online communities that promise empowerment and belonging. Tate illustrates this through constructing a form of masculinity that appears to reclaim power from a culture that was once present in the past (1950s), which reasserts traditional hierarchies and misogynistic logic, highlighting Connell’s (1995) argument that hegemonic masculinity hasn’t disappeared, it just transformed into a new form.</w:t>
      </w:r>
    </w:p>
    <w:p w14:paraId="7EA936FD" w14:textId="77777777" w:rsidR="00170AAF" w:rsidRPr="008617A5" w:rsidRDefault="00170AAF" w:rsidP="00170AAF">
      <w:pPr>
        <w:rPr>
          <w:rFonts w:ascii="Arial" w:eastAsia="Arial" w:hAnsi="Arial" w:cs="Arial"/>
        </w:rPr>
      </w:pPr>
      <w:r w:rsidRPr="0BC3A46C">
        <w:rPr>
          <w:rFonts w:ascii="Arial" w:eastAsia="Arial" w:hAnsi="Arial" w:cs="Arial"/>
        </w:rPr>
        <w:t>Tate can be understood not as the origin of male radicalization but as a cultural response to a wider identity (masculinity) crisis among young men. His rise and popularity reflect the failure of mainstream institutions (education, politics and the media) to engage in meaningfully discussion with male vulnerability without patronising them as it was deemed problematic since it could potentially tear down progress that women have made over the past couple of decades. White (2000) goes on to say that since men and their practices was the cause of gender inequality, that they should be the solution towards the gender inequality. But what she didn’t take into account was that it would be internet masculine influencers (Internet Dads) who would comment on the issue since they would be the only ones to address this issue, abet creating a very toxic image of masculinity that has drawn the attention to men since those videos comment on that men should be proud for being men</w:t>
      </w:r>
      <w:r>
        <w:rPr>
          <w:rFonts w:ascii="Arial" w:eastAsia="Arial" w:hAnsi="Arial" w:cs="Arial"/>
        </w:rPr>
        <w:t>, but have turned a male issue and turn it into a problem with society and the problems with the other gender, rather than working on themselves, which creates a feedback loop of a shared idea, resulting this movement into a cult like ideology.</w:t>
      </w:r>
    </w:p>
    <w:p w14:paraId="3CAF89E9" w14:textId="77777777" w:rsidR="00170AAF" w:rsidRDefault="00170AAF" w:rsidP="00170AAF">
      <w:pPr>
        <w:rPr>
          <w:rFonts w:ascii="Arial" w:eastAsia="Arial" w:hAnsi="Arial" w:cs="Arial"/>
        </w:rPr>
      </w:pPr>
      <w:r w:rsidRPr="418E2EB8">
        <w:rPr>
          <w:rFonts w:ascii="Arial" w:eastAsia="Arial" w:hAnsi="Arial" w:cs="Arial"/>
        </w:rPr>
        <w:t xml:space="preserve">Whilst Tate remains as the most prominent figure in mainstream discourse, he is not alone in shaping online masculinity. Figures such as Myron Gain and Walter Weeks from the Fresh and Fit podcast reductive models of masculinity. Often targeting young men specifically. The influence of these figures and their role in </w:t>
      </w:r>
      <w:proofErr w:type="spellStart"/>
      <w:r w:rsidRPr="418E2EB8">
        <w:rPr>
          <w:rFonts w:ascii="Arial" w:eastAsia="Arial" w:hAnsi="Arial" w:cs="Arial"/>
        </w:rPr>
        <w:t>incel</w:t>
      </w:r>
      <w:proofErr w:type="spellEnd"/>
      <w:r w:rsidRPr="418E2EB8">
        <w:rPr>
          <w:rFonts w:ascii="Arial" w:eastAsia="Arial" w:hAnsi="Arial" w:cs="Arial"/>
        </w:rPr>
        <w:t>-adjacent content will be examined further in the findings and analysis chapter.</w:t>
      </w:r>
    </w:p>
    <w:p w14:paraId="180A8A57" w14:textId="77777777" w:rsidR="00170AAF" w:rsidRPr="008617A5" w:rsidRDefault="00170AAF" w:rsidP="3F743779">
      <w:pPr>
        <w:rPr>
          <w:rFonts w:ascii="Arial" w:eastAsia="Arial" w:hAnsi="Arial" w:cs="Arial"/>
        </w:rPr>
      </w:pPr>
    </w:p>
    <w:p w14:paraId="1D66C2D1" w14:textId="31350515" w:rsidR="00CF6220" w:rsidRPr="008617A5" w:rsidRDefault="00B62968" w:rsidP="0BC3A46C">
      <w:pPr>
        <w:pStyle w:val="Heading1"/>
        <w:rPr>
          <w:rFonts w:eastAsia="Arial" w:cs="Arial"/>
        </w:rPr>
      </w:pPr>
      <w:bookmarkStart w:id="8" w:name="_Toc226570409"/>
      <w:r w:rsidRPr="0BC3A46C">
        <w:rPr>
          <w:rFonts w:eastAsia="Arial" w:cs="Arial"/>
        </w:rPr>
        <w:t>Methodology</w:t>
      </w:r>
      <w:bookmarkEnd w:id="8"/>
    </w:p>
    <w:p w14:paraId="757815C9" w14:textId="77777777" w:rsidR="007F68CD" w:rsidRPr="008617A5" w:rsidRDefault="007F68CD" w:rsidP="007F68CD">
      <w:pPr>
        <w:pStyle w:val="Heading2"/>
        <w:rPr>
          <w:rFonts w:eastAsia="Arial" w:cs="Arial"/>
        </w:rPr>
      </w:pPr>
      <w:bookmarkStart w:id="9" w:name="_Toc226570410"/>
      <w:r w:rsidRPr="0BC3A46C">
        <w:rPr>
          <w:rFonts w:eastAsia="Arial" w:cs="Arial"/>
        </w:rPr>
        <w:t>Aims/Research Question</w:t>
      </w:r>
      <w:bookmarkEnd w:id="9"/>
    </w:p>
    <w:p w14:paraId="1AE8AEC4" w14:textId="77777777" w:rsidR="007F68CD" w:rsidRDefault="007F68CD" w:rsidP="007F68CD">
      <w:pPr>
        <w:rPr>
          <w:rFonts w:ascii="Arial" w:eastAsia="Arial" w:hAnsi="Arial" w:cs="Arial"/>
        </w:rPr>
      </w:pPr>
      <w:r w:rsidRPr="0BC3A46C">
        <w:rPr>
          <w:rFonts w:ascii="Arial" w:eastAsia="Arial" w:hAnsi="Arial" w:cs="Arial"/>
        </w:rPr>
        <w:t xml:space="preserve">The research question is: </w:t>
      </w:r>
      <w:r w:rsidRPr="0BC3A46C">
        <w:rPr>
          <w:rFonts w:ascii="Arial" w:eastAsia="Arial" w:hAnsi="Arial" w:cs="Arial"/>
          <w:b/>
          <w:bCs/>
        </w:rPr>
        <w:t xml:space="preserve">How are </w:t>
      </w:r>
      <w:proofErr w:type="spellStart"/>
      <w:r w:rsidRPr="0BC3A46C">
        <w:rPr>
          <w:rFonts w:ascii="Arial" w:eastAsia="Arial" w:hAnsi="Arial" w:cs="Arial"/>
          <w:b/>
          <w:bCs/>
        </w:rPr>
        <w:t>incel</w:t>
      </w:r>
      <w:proofErr w:type="spellEnd"/>
      <w:r w:rsidRPr="0BC3A46C">
        <w:rPr>
          <w:rFonts w:ascii="Arial" w:eastAsia="Arial" w:hAnsi="Arial" w:cs="Arial"/>
          <w:b/>
          <w:bCs/>
        </w:rPr>
        <w:t xml:space="preserve"> identities among young men shaped by social media and the dynamics outlined in gender order theory?</w:t>
      </w:r>
      <w:r w:rsidRPr="0BC3A46C">
        <w:rPr>
          <w:rFonts w:ascii="Arial" w:eastAsia="Arial" w:hAnsi="Arial" w:cs="Arial"/>
        </w:rPr>
        <w:t xml:space="preserve"> The aim of this research is to critically explore how </w:t>
      </w:r>
      <w:proofErr w:type="spellStart"/>
      <w:r w:rsidRPr="0BC3A46C">
        <w:rPr>
          <w:rFonts w:ascii="Arial" w:eastAsia="Arial" w:hAnsi="Arial" w:cs="Arial"/>
        </w:rPr>
        <w:t>incel</w:t>
      </w:r>
      <w:proofErr w:type="spellEnd"/>
      <w:r w:rsidRPr="0BC3A46C">
        <w:rPr>
          <w:rFonts w:ascii="Arial" w:eastAsia="Arial" w:hAnsi="Arial" w:cs="Arial"/>
        </w:rPr>
        <w:t xml:space="preserve"> identities among young men on social media and the gendered power structures by applying Connell’s Gender Order Theory into existing research within the topic. Using this theoretical lens, it allows us to highlight masculinity, online subculture and ideological group think. </w:t>
      </w:r>
    </w:p>
    <w:p w14:paraId="08F90B77" w14:textId="799C490E" w:rsidR="0091584A" w:rsidRDefault="0091584A" w:rsidP="005F1FF0">
      <w:pPr>
        <w:pStyle w:val="Heading2"/>
      </w:pPr>
      <w:bookmarkStart w:id="10" w:name="_Toc226570411"/>
      <w:r>
        <w:t>Gender Order Theory</w:t>
      </w:r>
      <w:bookmarkEnd w:id="10"/>
    </w:p>
    <w:p w14:paraId="27683E1E" w14:textId="77777777" w:rsidR="0091584A" w:rsidRPr="0003217C" w:rsidRDefault="0091584A" w:rsidP="0091584A">
      <w:pPr>
        <w:rPr>
          <w:rFonts w:ascii="Aptos" w:eastAsia="Aptos" w:hAnsi="Aptos" w:cs="Aptos"/>
        </w:rPr>
      </w:pPr>
      <w:r w:rsidRPr="00F26995">
        <w:rPr>
          <w:rFonts w:ascii="Aptos" w:eastAsia="Aptos" w:hAnsi="Aptos" w:cs="Aptos"/>
        </w:rPr>
        <w:t xml:space="preserve">Connell's (2005) gender order theory proved the most analytically generative framework throughout, explaining why young men are structurally predisposed to find these spaces compelling. </w:t>
      </w:r>
      <w:proofErr w:type="spellStart"/>
      <w:r w:rsidRPr="00F26995">
        <w:rPr>
          <w:rFonts w:ascii="Aptos" w:eastAsia="Aptos" w:hAnsi="Aptos" w:cs="Aptos"/>
        </w:rPr>
        <w:t>Incel</w:t>
      </w:r>
      <w:proofErr w:type="spellEnd"/>
      <w:r w:rsidRPr="00F26995">
        <w:rPr>
          <w:rFonts w:ascii="Aptos" w:eastAsia="Aptos" w:hAnsi="Aptos" w:cs="Aptos"/>
        </w:rPr>
        <w:t xml:space="preserve"> identity cannot be addressed through platform moderation alone. So long as the gender order ties masculine worth to sexual and romantic success, the conditions that produce </w:t>
      </w:r>
      <w:proofErr w:type="spellStart"/>
      <w:r w:rsidRPr="00F26995">
        <w:rPr>
          <w:rFonts w:ascii="Aptos" w:eastAsia="Aptos" w:hAnsi="Aptos" w:cs="Aptos"/>
        </w:rPr>
        <w:t>incel</w:t>
      </w:r>
      <w:proofErr w:type="spellEnd"/>
      <w:r w:rsidRPr="00F26995">
        <w:rPr>
          <w:rFonts w:ascii="Aptos" w:eastAsia="Aptos" w:hAnsi="Aptos" w:cs="Aptos"/>
        </w:rPr>
        <w:t xml:space="preserve"> identity will persist.</w:t>
      </w:r>
    </w:p>
    <w:p w14:paraId="7E15DA65" w14:textId="77777777" w:rsidR="0091584A" w:rsidRPr="008617A5" w:rsidRDefault="0091584A" w:rsidP="007F68CD">
      <w:pPr>
        <w:rPr>
          <w:rFonts w:ascii="Arial" w:eastAsia="Arial" w:hAnsi="Arial" w:cs="Arial"/>
        </w:rPr>
      </w:pPr>
    </w:p>
    <w:p w14:paraId="3708A855" w14:textId="77777777" w:rsidR="0091584A" w:rsidRPr="002E1C7D" w:rsidRDefault="0091584A" w:rsidP="0091584A">
      <w:pPr>
        <w:pStyle w:val="Heading2"/>
      </w:pPr>
      <w:bookmarkStart w:id="11" w:name="_Toc226570412"/>
      <w:r w:rsidRPr="002E1C7D">
        <w:t>Parameters of Secondary Research</w:t>
      </w:r>
      <w:bookmarkEnd w:id="11"/>
    </w:p>
    <w:p w14:paraId="6B855AA9" w14:textId="77777777" w:rsidR="007F68CD" w:rsidRDefault="007F68CD" w:rsidP="007F68CD">
      <w:pPr>
        <w:pStyle w:val="Heading3"/>
      </w:pPr>
      <w:bookmarkStart w:id="12" w:name="_Toc226570413"/>
      <w:r>
        <w:t>Search terms</w:t>
      </w:r>
      <w:bookmarkEnd w:id="12"/>
    </w:p>
    <w:p w14:paraId="75F3EDD7" w14:textId="77777777" w:rsidR="007F68CD" w:rsidRDefault="007F68CD" w:rsidP="007F68CD">
      <w:pPr>
        <w:rPr>
          <w:rFonts w:ascii="Arial" w:eastAsia="Arial" w:hAnsi="Arial" w:cs="Arial"/>
        </w:rPr>
      </w:pPr>
      <w:r>
        <w:rPr>
          <w:rFonts w:ascii="Arial" w:eastAsia="Arial" w:hAnsi="Arial" w:cs="Arial"/>
        </w:rPr>
        <w:t>Search terns were developed from the research questions to maintain the status quo. The initial search terms were used to identify relevant literature to form a specific research question. For example, “</w:t>
      </w:r>
      <w:proofErr w:type="spellStart"/>
      <w:r>
        <w:rPr>
          <w:rFonts w:ascii="Arial" w:eastAsia="Arial" w:hAnsi="Arial" w:cs="Arial"/>
        </w:rPr>
        <w:t>incel</w:t>
      </w:r>
      <w:proofErr w:type="spellEnd"/>
      <w:r>
        <w:rPr>
          <w:rFonts w:ascii="Arial" w:eastAsia="Arial" w:hAnsi="Arial" w:cs="Arial"/>
        </w:rPr>
        <w:t xml:space="preserve"> </w:t>
      </w:r>
      <w:proofErr w:type="spellStart"/>
      <w:r>
        <w:rPr>
          <w:rFonts w:ascii="Arial" w:eastAsia="Arial" w:hAnsi="Arial" w:cs="Arial"/>
        </w:rPr>
        <w:t>Reddit</w:t>
      </w:r>
      <w:proofErr w:type="spellEnd"/>
      <w:r>
        <w:rPr>
          <w:rFonts w:ascii="Arial" w:eastAsia="Arial" w:hAnsi="Arial" w:cs="Arial"/>
        </w:rPr>
        <w:t xml:space="preserve"> YouTube” is used to see how they communicate since they are vocal about their identity online and YouTube, where (gendered hateful content) is extremely popular on with repost of “Podcast bros” (See in Appendix 1). Other search terms used like:</w:t>
      </w:r>
    </w:p>
    <w:p w14:paraId="29F85967" w14:textId="77777777" w:rsidR="007F68CD" w:rsidRDefault="007F68CD" w:rsidP="007F68CD">
      <w:pPr>
        <w:pStyle w:val="ListParagraph"/>
        <w:numPr>
          <w:ilvl w:val="0"/>
          <w:numId w:val="12"/>
        </w:numPr>
        <w:rPr>
          <w:rFonts w:ascii="Arial" w:eastAsia="Arial" w:hAnsi="Arial" w:cs="Arial"/>
        </w:rPr>
      </w:pPr>
      <w:r w:rsidRPr="0073159C">
        <w:rPr>
          <w:rFonts w:ascii="Arial" w:eastAsia="Arial" w:hAnsi="Arial" w:cs="Arial"/>
          <w:i/>
          <w:iCs/>
        </w:rPr>
        <w:t xml:space="preserve">“online </w:t>
      </w:r>
      <w:proofErr w:type="spellStart"/>
      <w:r w:rsidRPr="0073159C">
        <w:rPr>
          <w:rFonts w:ascii="Arial" w:eastAsia="Arial" w:hAnsi="Arial" w:cs="Arial"/>
          <w:i/>
          <w:iCs/>
        </w:rPr>
        <w:t>incel</w:t>
      </w:r>
      <w:proofErr w:type="spellEnd"/>
      <w:r w:rsidRPr="0073159C">
        <w:rPr>
          <w:rFonts w:ascii="Arial" w:eastAsia="Arial" w:hAnsi="Arial" w:cs="Arial"/>
          <w:i/>
          <w:iCs/>
        </w:rPr>
        <w:t xml:space="preserve"> communities”</w:t>
      </w:r>
    </w:p>
    <w:p w14:paraId="378A877B" w14:textId="77777777" w:rsidR="007F68CD" w:rsidRPr="00486846" w:rsidRDefault="007F68CD" w:rsidP="007F68CD">
      <w:pPr>
        <w:pStyle w:val="ListParagraph"/>
        <w:numPr>
          <w:ilvl w:val="0"/>
          <w:numId w:val="12"/>
        </w:numPr>
        <w:rPr>
          <w:rFonts w:ascii="Arial" w:eastAsia="Arial" w:hAnsi="Arial" w:cs="Arial"/>
        </w:rPr>
      </w:pPr>
      <w:r w:rsidRPr="0073159C">
        <w:rPr>
          <w:rFonts w:ascii="Arial" w:eastAsia="Arial" w:hAnsi="Arial" w:cs="Arial"/>
          <w:i/>
          <w:iCs/>
        </w:rPr>
        <w:t xml:space="preserve">“ideological groupthink </w:t>
      </w:r>
      <w:proofErr w:type="spellStart"/>
      <w:r w:rsidRPr="0073159C">
        <w:rPr>
          <w:rFonts w:ascii="Arial" w:eastAsia="Arial" w:hAnsi="Arial" w:cs="Arial"/>
          <w:i/>
          <w:iCs/>
        </w:rPr>
        <w:t>incels</w:t>
      </w:r>
      <w:proofErr w:type="spellEnd"/>
      <w:r w:rsidRPr="0073159C">
        <w:rPr>
          <w:rFonts w:ascii="Arial" w:eastAsia="Arial" w:hAnsi="Arial" w:cs="Arial"/>
          <w:i/>
          <w:iCs/>
        </w:rPr>
        <w:t>”</w:t>
      </w:r>
    </w:p>
    <w:p w14:paraId="587C42F6" w14:textId="77777777" w:rsidR="007F68CD" w:rsidRPr="00486846" w:rsidRDefault="007F68CD" w:rsidP="007F68CD">
      <w:pPr>
        <w:pStyle w:val="ListParagraph"/>
        <w:numPr>
          <w:ilvl w:val="0"/>
          <w:numId w:val="12"/>
        </w:numPr>
        <w:rPr>
          <w:rFonts w:ascii="Arial" w:eastAsia="Arial" w:hAnsi="Arial" w:cs="Arial"/>
        </w:rPr>
      </w:pPr>
      <w:r w:rsidRPr="0073159C">
        <w:rPr>
          <w:rFonts w:ascii="Arial" w:eastAsia="Arial" w:hAnsi="Arial" w:cs="Arial"/>
          <w:i/>
          <w:iCs/>
        </w:rPr>
        <w:t>“toxic masculinity online”</w:t>
      </w:r>
    </w:p>
    <w:p w14:paraId="3221C9EF" w14:textId="77777777" w:rsidR="007F68CD" w:rsidRDefault="007F68CD" w:rsidP="007F68CD">
      <w:pPr>
        <w:pStyle w:val="ListParagraph"/>
        <w:numPr>
          <w:ilvl w:val="0"/>
          <w:numId w:val="12"/>
        </w:numPr>
        <w:rPr>
          <w:rFonts w:ascii="Arial" w:eastAsia="Arial" w:hAnsi="Arial" w:cs="Arial"/>
        </w:rPr>
      </w:pPr>
      <w:r w:rsidRPr="0073159C">
        <w:rPr>
          <w:rFonts w:ascii="Arial" w:eastAsia="Arial" w:hAnsi="Arial" w:cs="Arial"/>
          <w:i/>
          <w:iCs/>
        </w:rPr>
        <w:t>“</w:t>
      </w:r>
      <w:proofErr w:type="spellStart"/>
      <w:r w:rsidRPr="0073159C">
        <w:rPr>
          <w:rFonts w:ascii="Arial" w:eastAsia="Arial" w:hAnsi="Arial" w:cs="Arial"/>
          <w:i/>
          <w:iCs/>
        </w:rPr>
        <w:t>incel</w:t>
      </w:r>
      <w:proofErr w:type="spellEnd"/>
      <w:r w:rsidRPr="0073159C">
        <w:rPr>
          <w:rFonts w:ascii="Arial" w:eastAsia="Arial" w:hAnsi="Arial" w:cs="Arial"/>
          <w:i/>
          <w:iCs/>
        </w:rPr>
        <w:t xml:space="preserve"> grievance narratives”</w:t>
      </w:r>
    </w:p>
    <w:p w14:paraId="554CA53F" w14:textId="77777777" w:rsidR="007F68CD" w:rsidRDefault="007F68CD" w:rsidP="007F68CD">
      <w:pPr>
        <w:rPr>
          <w:rFonts w:ascii="Arial" w:eastAsia="Arial" w:hAnsi="Arial" w:cs="Arial"/>
        </w:rPr>
      </w:pPr>
      <w:r>
        <w:rPr>
          <w:rFonts w:ascii="Arial" w:eastAsia="Arial" w:hAnsi="Arial" w:cs="Arial"/>
        </w:rPr>
        <w:t xml:space="preserve">often highlight the grievances that is spreads across online communities and how they view society from the eyes of the sexually frustrated young men. </w:t>
      </w:r>
    </w:p>
    <w:p w14:paraId="786C5067" w14:textId="77777777" w:rsidR="007F68CD" w:rsidRDefault="007F68CD" w:rsidP="007F68CD">
      <w:pPr>
        <w:pStyle w:val="Heading3"/>
      </w:pPr>
      <w:bookmarkStart w:id="13" w:name="_Toc226570414"/>
      <w:r>
        <w:t>Database</w:t>
      </w:r>
      <w:bookmarkEnd w:id="13"/>
    </w:p>
    <w:p w14:paraId="6E557C8C" w14:textId="77777777" w:rsidR="007F68CD" w:rsidRPr="00C43055" w:rsidRDefault="007F68CD" w:rsidP="007F68CD">
      <w:r>
        <w:t>This study used academic literature searches across multiple databases including Google Scholar, JSTOR and SAGE Journals. Search terms like “</w:t>
      </w:r>
      <w:proofErr w:type="spellStart"/>
      <w:r>
        <w:t>incel</w:t>
      </w:r>
      <w:proofErr w:type="spellEnd"/>
      <w:r>
        <w:t xml:space="preserve"> </w:t>
      </w:r>
      <w:proofErr w:type="spellStart"/>
      <w:r>
        <w:t>Reddit</w:t>
      </w:r>
      <w:proofErr w:type="spellEnd"/>
      <w:r>
        <w:t xml:space="preserve"> YouTube” “online </w:t>
      </w:r>
      <w:proofErr w:type="spellStart"/>
      <w:r>
        <w:t>incel</w:t>
      </w:r>
      <w:proofErr w:type="spellEnd"/>
      <w:r>
        <w:t xml:space="preserve"> communities” and “toxic masculinity online” to ensure the coverage of contemporary sources.</w:t>
      </w:r>
    </w:p>
    <w:p w14:paraId="6097EDE2" w14:textId="77777777" w:rsidR="007F68CD" w:rsidRPr="0086673D" w:rsidRDefault="007F68CD" w:rsidP="007F68CD">
      <w:pPr>
        <w:pStyle w:val="Heading3"/>
      </w:pPr>
      <w:bookmarkStart w:id="14" w:name="_Toc226570415"/>
      <w:r>
        <w:t>Include and exclusion criteria</w:t>
      </w:r>
      <w:bookmarkEnd w:id="14"/>
    </w:p>
    <w:tbl>
      <w:tblPr>
        <w:tblStyle w:val="TableGridLight"/>
        <w:tblW w:w="0" w:type="auto"/>
        <w:tblLook w:val="04A0" w:firstRow="1" w:lastRow="0" w:firstColumn="1" w:lastColumn="0" w:noHBand="0" w:noVBand="1"/>
      </w:tblPr>
      <w:tblGrid>
        <w:gridCol w:w="4675"/>
        <w:gridCol w:w="4675"/>
      </w:tblGrid>
      <w:tr w:rsidR="007F68CD" w14:paraId="2AF704AD" w14:textId="77777777">
        <w:tc>
          <w:tcPr>
            <w:tcW w:w="4680" w:type="dxa"/>
          </w:tcPr>
          <w:p w14:paraId="3F8DEE03" w14:textId="77777777" w:rsidR="007F68CD" w:rsidRPr="0086673D" w:rsidRDefault="007F68CD">
            <w:pPr>
              <w:jc w:val="center"/>
              <w:rPr>
                <w:rFonts w:ascii="Arial" w:eastAsia="Arial" w:hAnsi="Arial" w:cs="Arial"/>
              </w:rPr>
            </w:pPr>
            <w:r>
              <w:rPr>
                <w:rFonts w:ascii="Arial" w:eastAsia="Arial" w:hAnsi="Arial" w:cs="Arial"/>
              </w:rPr>
              <w:t>Include</w:t>
            </w:r>
          </w:p>
        </w:tc>
        <w:tc>
          <w:tcPr>
            <w:tcW w:w="4680" w:type="dxa"/>
          </w:tcPr>
          <w:p w14:paraId="42F0CD0B" w14:textId="77777777" w:rsidR="007F68CD" w:rsidRPr="0086673D" w:rsidRDefault="007F68CD">
            <w:pPr>
              <w:jc w:val="center"/>
              <w:rPr>
                <w:rFonts w:ascii="Arial" w:eastAsia="Arial" w:hAnsi="Arial" w:cs="Arial"/>
              </w:rPr>
            </w:pPr>
            <w:r>
              <w:rPr>
                <w:rFonts w:ascii="Arial" w:eastAsia="Arial" w:hAnsi="Arial" w:cs="Arial"/>
              </w:rPr>
              <w:t>Exclude</w:t>
            </w:r>
          </w:p>
        </w:tc>
      </w:tr>
      <w:tr w:rsidR="007F68CD" w14:paraId="48E2C7D1" w14:textId="77777777">
        <w:tc>
          <w:tcPr>
            <w:tcW w:w="4680" w:type="dxa"/>
          </w:tcPr>
          <w:p w14:paraId="617B26FB" w14:textId="77777777" w:rsidR="007F68CD" w:rsidRPr="0086673D" w:rsidRDefault="007F68CD">
            <w:pPr>
              <w:rPr>
                <w:rFonts w:ascii="Arial" w:eastAsia="Arial" w:hAnsi="Arial" w:cs="Arial"/>
              </w:rPr>
            </w:pPr>
            <w:r w:rsidRPr="084E4279">
              <w:rPr>
                <w:rFonts w:ascii="Arial" w:eastAsia="Arial" w:hAnsi="Arial" w:cs="Arial"/>
              </w:rPr>
              <w:t>Studies published between January 2018 – Present</w:t>
            </w:r>
          </w:p>
        </w:tc>
        <w:tc>
          <w:tcPr>
            <w:tcW w:w="4680" w:type="dxa"/>
          </w:tcPr>
          <w:p w14:paraId="4C93459F" w14:textId="77777777" w:rsidR="007F68CD" w:rsidRPr="00CE3AEE" w:rsidRDefault="007F68CD">
            <w:pPr>
              <w:rPr>
                <w:rFonts w:ascii="Arial" w:eastAsia="Arial" w:hAnsi="Arial" w:cs="Arial"/>
              </w:rPr>
            </w:pPr>
            <w:r>
              <w:rPr>
                <w:rFonts w:ascii="Arial" w:eastAsia="Arial" w:hAnsi="Arial" w:cs="Arial"/>
              </w:rPr>
              <w:t>Studies before January 2020</w:t>
            </w:r>
            <w:r>
              <w:rPr>
                <w:rStyle w:val="FootnoteReference"/>
                <w:rFonts w:ascii="Arial" w:eastAsia="Arial" w:hAnsi="Arial" w:cs="Arial"/>
              </w:rPr>
              <w:footnoteReference w:id="3"/>
            </w:r>
          </w:p>
        </w:tc>
      </w:tr>
      <w:tr w:rsidR="007F68CD" w14:paraId="4E1BCD8C" w14:textId="77777777">
        <w:tc>
          <w:tcPr>
            <w:tcW w:w="4680" w:type="dxa"/>
          </w:tcPr>
          <w:p w14:paraId="3F187BB6" w14:textId="77777777" w:rsidR="007F68CD" w:rsidRPr="00BC0D3E" w:rsidRDefault="007F68CD">
            <w:pPr>
              <w:rPr>
                <w:rFonts w:ascii="Arial" w:eastAsia="Arial" w:hAnsi="Arial" w:cs="Arial"/>
              </w:rPr>
            </w:pPr>
            <w:r>
              <w:rPr>
                <w:rFonts w:ascii="Arial" w:eastAsia="Arial" w:hAnsi="Arial" w:cs="Arial"/>
              </w:rPr>
              <w:t>Studies focused on young men over the age of 18 years old</w:t>
            </w:r>
          </w:p>
        </w:tc>
        <w:tc>
          <w:tcPr>
            <w:tcW w:w="4680" w:type="dxa"/>
          </w:tcPr>
          <w:p w14:paraId="294EC657" w14:textId="77777777" w:rsidR="007F68CD" w:rsidRPr="006E0D5F" w:rsidRDefault="007F68CD">
            <w:pPr>
              <w:rPr>
                <w:rFonts w:ascii="Arial" w:eastAsia="Arial" w:hAnsi="Arial" w:cs="Arial"/>
              </w:rPr>
            </w:pPr>
            <w:r>
              <w:rPr>
                <w:rFonts w:ascii="Arial" w:eastAsia="Arial" w:hAnsi="Arial" w:cs="Arial"/>
              </w:rPr>
              <w:t xml:space="preserve">Studies focused on young men under the age of 18 </w:t>
            </w:r>
          </w:p>
        </w:tc>
      </w:tr>
      <w:tr w:rsidR="007F68CD" w14:paraId="65CF1848" w14:textId="77777777">
        <w:tc>
          <w:tcPr>
            <w:tcW w:w="4680" w:type="dxa"/>
          </w:tcPr>
          <w:p w14:paraId="1BA95AD0" w14:textId="77777777" w:rsidR="007F68CD" w:rsidRPr="00946141" w:rsidRDefault="007F68CD">
            <w:pPr>
              <w:rPr>
                <w:rFonts w:ascii="Arial" w:eastAsia="Arial" w:hAnsi="Arial" w:cs="Arial"/>
              </w:rPr>
            </w:pPr>
            <w:r w:rsidRPr="084E4279">
              <w:rPr>
                <w:rFonts w:ascii="Arial" w:eastAsia="Arial" w:hAnsi="Arial" w:cs="Arial"/>
              </w:rPr>
              <w:t>All research method (This can entail Primary qualitative research like interviews down to qualitative research, which involves)</w:t>
            </w:r>
          </w:p>
        </w:tc>
        <w:tc>
          <w:tcPr>
            <w:tcW w:w="4680" w:type="dxa"/>
          </w:tcPr>
          <w:p w14:paraId="4B0DA711" w14:textId="77777777" w:rsidR="007F68CD" w:rsidRPr="00553CDF" w:rsidRDefault="007F68CD">
            <w:pPr>
              <w:rPr>
                <w:rFonts w:ascii="Arial" w:eastAsia="Arial" w:hAnsi="Arial" w:cs="Arial"/>
              </w:rPr>
            </w:pPr>
            <w:r w:rsidRPr="00553CDF">
              <w:rPr>
                <w:rFonts w:ascii="Arial" w:eastAsia="Arial" w:hAnsi="Arial" w:cs="Arial"/>
              </w:rPr>
              <w:t>/</w:t>
            </w:r>
          </w:p>
        </w:tc>
      </w:tr>
      <w:tr w:rsidR="007F68CD" w14:paraId="0EBA145A" w14:textId="77777777">
        <w:tc>
          <w:tcPr>
            <w:tcW w:w="4680" w:type="dxa"/>
          </w:tcPr>
          <w:p w14:paraId="54E36B94" w14:textId="77777777" w:rsidR="007F68CD" w:rsidRPr="00827549" w:rsidRDefault="007F68CD">
            <w:pPr>
              <w:rPr>
                <w:rFonts w:ascii="Arial" w:eastAsia="Arial" w:hAnsi="Arial" w:cs="Arial"/>
              </w:rPr>
            </w:pPr>
            <w:r>
              <w:rPr>
                <w:rFonts w:ascii="Arial" w:eastAsia="Arial" w:hAnsi="Arial" w:cs="Arial"/>
              </w:rPr>
              <w:t>Publicly available academic research, videos and even videos available on archives</w:t>
            </w:r>
          </w:p>
        </w:tc>
        <w:tc>
          <w:tcPr>
            <w:tcW w:w="4680" w:type="dxa"/>
          </w:tcPr>
          <w:p w14:paraId="33A2FC69" w14:textId="77777777" w:rsidR="007F68CD" w:rsidRPr="001D639E" w:rsidRDefault="007F68CD">
            <w:pPr>
              <w:rPr>
                <w:rFonts w:ascii="Arial" w:eastAsia="Arial" w:hAnsi="Arial" w:cs="Arial"/>
              </w:rPr>
            </w:pPr>
            <w:r>
              <w:rPr>
                <w:rFonts w:ascii="Arial" w:eastAsia="Arial" w:hAnsi="Arial" w:cs="Arial"/>
              </w:rPr>
              <w:t xml:space="preserve">Confidential documents, cases that requires approval from original creator </w:t>
            </w:r>
          </w:p>
        </w:tc>
      </w:tr>
      <w:tr w:rsidR="007F68CD" w14:paraId="04CFC09F" w14:textId="77777777">
        <w:tc>
          <w:tcPr>
            <w:tcW w:w="4680" w:type="dxa"/>
          </w:tcPr>
          <w:p w14:paraId="13AB69C2" w14:textId="77777777" w:rsidR="007F68CD" w:rsidRPr="00553CDF" w:rsidRDefault="007F68CD">
            <w:pPr>
              <w:rPr>
                <w:rFonts w:ascii="Arial" w:eastAsia="Arial" w:hAnsi="Arial" w:cs="Arial"/>
              </w:rPr>
            </w:pPr>
            <w:r w:rsidRPr="00553CDF">
              <w:rPr>
                <w:rFonts w:ascii="Arial" w:eastAsia="Arial" w:hAnsi="Arial" w:cs="Arial"/>
              </w:rPr>
              <w:t xml:space="preserve">Identity of the </w:t>
            </w:r>
            <w:proofErr w:type="spellStart"/>
            <w:r w:rsidRPr="00553CDF">
              <w:rPr>
                <w:rFonts w:ascii="Arial" w:eastAsia="Arial" w:hAnsi="Arial" w:cs="Arial"/>
              </w:rPr>
              <w:t>incels</w:t>
            </w:r>
            <w:proofErr w:type="spellEnd"/>
            <w:r w:rsidRPr="00553CDF">
              <w:rPr>
                <w:rFonts w:ascii="Arial" w:eastAsia="Arial" w:hAnsi="Arial" w:cs="Arial"/>
              </w:rPr>
              <w:t xml:space="preserve"> and how they navigate and view wider society</w:t>
            </w:r>
          </w:p>
        </w:tc>
        <w:tc>
          <w:tcPr>
            <w:tcW w:w="4680" w:type="dxa"/>
          </w:tcPr>
          <w:p w14:paraId="3204FFA2" w14:textId="77777777" w:rsidR="007F68CD" w:rsidRPr="00553CDF" w:rsidRDefault="007F68CD">
            <w:pPr>
              <w:rPr>
                <w:rFonts w:ascii="Arial" w:eastAsia="Arial" w:hAnsi="Arial" w:cs="Arial"/>
              </w:rPr>
            </w:pPr>
            <w:r w:rsidRPr="00553CDF">
              <w:rPr>
                <w:rFonts w:ascii="Arial" w:eastAsia="Arial" w:hAnsi="Arial" w:cs="Arial"/>
              </w:rPr>
              <w:t xml:space="preserve">Violent or sensitive information that might be uncomfortable to the researcher and the supervisor </w:t>
            </w:r>
          </w:p>
        </w:tc>
      </w:tr>
    </w:tbl>
    <w:p w14:paraId="311D5447" w14:textId="77777777" w:rsidR="007F68CD" w:rsidRPr="008617A5" w:rsidRDefault="007F68CD" w:rsidP="007F68CD">
      <w:pPr>
        <w:rPr>
          <w:rFonts w:ascii="Arial" w:eastAsia="Arial" w:hAnsi="Arial" w:cs="Arial"/>
          <w:u w:val="single"/>
        </w:rPr>
      </w:pPr>
    </w:p>
    <w:p w14:paraId="44F94A1C" w14:textId="0DEC9DB3" w:rsidR="00CF6220" w:rsidRPr="008617A5" w:rsidRDefault="4C1FCBAC" w:rsidP="0091584A">
      <w:pPr>
        <w:pStyle w:val="Heading3"/>
        <w:rPr>
          <w:rFonts w:eastAsia="Arial" w:cs="Arial"/>
        </w:rPr>
      </w:pPr>
      <w:bookmarkStart w:id="15" w:name="_Toc226570416"/>
      <w:r w:rsidRPr="0BC3A46C">
        <w:rPr>
          <w:rFonts w:eastAsia="Arial" w:cs="Arial"/>
        </w:rPr>
        <w:t>Design</w:t>
      </w:r>
      <w:bookmarkEnd w:id="15"/>
    </w:p>
    <w:p w14:paraId="006D7AF0" w14:textId="6CE068F8" w:rsidR="473D6F38" w:rsidRDefault="473D6F38" w:rsidP="0BC3A46C">
      <w:r>
        <w:t>Based on the</w:t>
      </w:r>
      <w:r w:rsidR="00526546">
        <w:t xml:space="preserve"> approach and the topic of this</w:t>
      </w:r>
      <w:r w:rsidR="00D834FE">
        <w:t xml:space="preserve"> study</w:t>
      </w:r>
      <w:r w:rsidR="00D06021">
        <w:t xml:space="preserve">, </w:t>
      </w:r>
      <w:r w:rsidR="00B509B9">
        <w:t>this</w:t>
      </w:r>
      <w:r w:rsidR="00D06021">
        <w:t xml:space="preserve"> dissertation will use </w:t>
      </w:r>
      <w:r w:rsidR="00D834FE">
        <w:t>secondary qualitative</w:t>
      </w:r>
      <w:r w:rsidR="3909595D">
        <w:t xml:space="preserve"> thematic analysi</w:t>
      </w:r>
      <w:r w:rsidR="00222319">
        <w:t xml:space="preserve">s. </w:t>
      </w:r>
      <w:proofErr w:type="spellStart"/>
      <w:r w:rsidR="00222319">
        <w:t>Incels</w:t>
      </w:r>
      <w:proofErr w:type="spellEnd"/>
      <w:r w:rsidR="00222319">
        <w:t xml:space="preserve"> are a highly anonymous, distrustful </w:t>
      </w:r>
      <w:r w:rsidR="00392790">
        <w:t xml:space="preserve">and hard to access population. Many members </w:t>
      </w:r>
      <w:r w:rsidR="00C742E9">
        <w:t xml:space="preserve">avoid direct engagement with researchers, with former </w:t>
      </w:r>
      <w:proofErr w:type="spellStart"/>
      <w:r w:rsidR="00C742E9">
        <w:t>subreddits</w:t>
      </w:r>
      <w:proofErr w:type="spellEnd"/>
      <w:r w:rsidR="00C742E9">
        <w:t xml:space="preserve"> have openly stated that any researchers </w:t>
      </w:r>
      <w:r w:rsidR="00FF4D4E">
        <w:t xml:space="preserve">would be banned from the </w:t>
      </w:r>
      <w:proofErr w:type="spellStart"/>
      <w:r w:rsidR="00FF4D4E">
        <w:t>subreddit</w:t>
      </w:r>
      <w:proofErr w:type="spellEnd"/>
      <w:r w:rsidR="00FF4D4E">
        <w:t xml:space="preserve"> if they DM (direct message) the moderator. </w:t>
      </w:r>
      <w:r w:rsidR="00C23E14">
        <w:t xml:space="preserve">Also collecting primary data raises ethical concerns on the </w:t>
      </w:r>
      <w:r w:rsidR="00A83C0A">
        <w:t>researcher’s</w:t>
      </w:r>
      <w:r w:rsidR="00216FE5">
        <w:t xml:space="preserve"> safety and the participant, which publicised videos mitigates the issue.</w:t>
      </w:r>
      <w:r w:rsidR="00AE5DAD">
        <w:t xml:space="preserve"> Online videos </w:t>
      </w:r>
      <w:r w:rsidR="00377D86">
        <w:t>contain</w:t>
      </w:r>
      <w:r w:rsidR="00AE5DAD">
        <w:t xml:space="preserve"> </w:t>
      </w:r>
      <w:r w:rsidR="000A10BB">
        <w:t xml:space="preserve">naturally occurring data, visual cues and tones that reveals how </w:t>
      </w:r>
      <w:proofErr w:type="spellStart"/>
      <w:r w:rsidR="000A10BB">
        <w:t>incels</w:t>
      </w:r>
      <w:proofErr w:type="spellEnd"/>
      <w:r w:rsidR="000A10BB">
        <w:t xml:space="preserve"> construct meaning</w:t>
      </w:r>
      <w:r w:rsidR="004D35FF">
        <w:t xml:space="preserve">, articulate grievances and how they interact with wider society. </w:t>
      </w:r>
    </w:p>
    <w:p w14:paraId="65D760B1" w14:textId="6E5A2E2A" w:rsidR="00DE02BE" w:rsidRDefault="00DE02BE" w:rsidP="0BC3A46C">
      <w:r>
        <w:t xml:space="preserve">Primary quantitative research would not have been feasible method for </w:t>
      </w:r>
      <w:r w:rsidR="00EA5B08">
        <w:t>addressing the</w:t>
      </w:r>
      <w:r>
        <w:t xml:space="preserve"> research </w:t>
      </w:r>
      <w:r w:rsidR="00AE4D09">
        <w:t>aim. Quantitative research requires large statistically representative samples to produ</w:t>
      </w:r>
      <w:r w:rsidR="005B7B24">
        <w:t xml:space="preserve">ce </w:t>
      </w:r>
      <w:r w:rsidR="008040E7">
        <w:t>rich and reliable findings (</w:t>
      </w:r>
      <w:proofErr w:type="spellStart"/>
      <w:r w:rsidR="008040E7">
        <w:t>Bryman</w:t>
      </w:r>
      <w:proofErr w:type="spellEnd"/>
      <w:r w:rsidR="008040E7">
        <w:t xml:space="preserve">, 2016), which would not be available given </w:t>
      </w:r>
      <w:r w:rsidR="00EA5B08">
        <w:t xml:space="preserve">that </w:t>
      </w:r>
      <w:proofErr w:type="spellStart"/>
      <w:r w:rsidR="00EA5B08">
        <w:t>incels</w:t>
      </w:r>
      <w:proofErr w:type="spellEnd"/>
      <w:r w:rsidR="00EA5B08">
        <w:t xml:space="preserve"> are mainly accessible only online. </w:t>
      </w:r>
      <w:r w:rsidR="003F48D8">
        <w:t>And if these disenfranchised young men are accessible</w:t>
      </w:r>
      <w:r w:rsidR="00BA5A22">
        <w:t>, they are more likely</w:t>
      </w:r>
      <w:r w:rsidR="007F0E7E">
        <w:t xml:space="preserve"> to troll</w:t>
      </w:r>
      <w:r w:rsidR="00EB7155">
        <w:t xml:space="preserve"> as that’s how they engage </w:t>
      </w:r>
      <w:r w:rsidR="00D67AA3">
        <w:t xml:space="preserve">conversations with people who are not engaged with the subculture. </w:t>
      </w:r>
    </w:p>
    <w:p w14:paraId="1244901D" w14:textId="577A66DB" w:rsidR="3A71160D" w:rsidRDefault="3A71160D" w:rsidP="0091584A">
      <w:pPr>
        <w:pStyle w:val="Heading3"/>
        <w:rPr>
          <w:rFonts w:eastAsia="Arial" w:cs="Arial"/>
        </w:rPr>
      </w:pPr>
      <w:bookmarkStart w:id="16" w:name="_Toc226570417"/>
      <w:r w:rsidRPr="1F579269">
        <w:rPr>
          <w:rFonts w:eastAsia="Arial" w:cs="Arial"/>
        </w:rPr>
        <w:t>Procedure</w:t>
      </w:r>
      <w:bookmarkEnd w:id="16"/>
    </w:p>
    <w:p w14:paraId="0FD454A1" w14:textId="3A7FF4E2" w:rsidR="266E947B" w:rsidRDefault="7CA4B7D1" w:rsidP="1F579269">
      <w:r>
        <w:t xml:space="preserve">The </w:t>
      </w:r>
      <w:r w:rsidR="55E91363">
        <w:t>analytical</w:t>
      </w:r>
      <w:r>
        <w:t xml:space="preserve"> </w:t>
      </w:r>
      <w:r w:rsidR="4492E18F">
        <w:t>procedure</w:t>
      </w:r>
      <w:r>
        <w:t xml:space="preserve"> was guided loosely b</w:t>
      </w:r>
      <w:r w:rsidR="63D0AF92">
        <w:t>y</w:t>
      </w:r>
      <w:r>
        <w:t xml:space="preserve"> the six phases framework of Braun and Clarke (2006), adapted to suit the nature of secondary thematic analysis. The </w:t>
      </w:r>
      <w:r w:rsidR="7F6ABFC2">
        <w:t>process</w:t>
      </w:r>
      <w:r w:rsidR="2903D33E">
        <w:t xml:space="preserve"> began with an </w:t>
      </w:r>
      <w:r w:rsidR="2EA2DD0F">
        <w:t>extended</w:t>
      </w:r>
      <w:r w:rsidR="2903D33E">
        <w:t xml:space="preserve"> </w:t>
      </w:r>
      <w:r w:rsidR="38E33788">
        <w:t>familiarisation</w:t>
      </w:r>
      <w:r w:rsidR="2903D33E">
        <w:t xml:space="preserve"> of the two sources. This began with Anderson (2024) study was read </w:t>
      </w:r>
      <w:r w:rsidR="5E663690">
        <w:t>closely</w:t>
      </w:r>
      <w:r w:rsidR="2903D33E">
        <w:t xml:space="preserve"> on multiple occasions with initial observations noted around </w:t>
      </w:r>
      <w:r w:rsidR="228DA0E3">
        <w:t xml:space="preserve">the participants </w:t>
      </w:r>
      <w:r w:rsidR="314746DD">
        <w:t>engagement</w:t>
      </w:r>
      <w:r w:rsidR="228DA0E3">
        <w:t xml:space="preserve"> of those who were current/former </w:t>
      </w:r>
      <w:proofErr w:type="spellStart"/>
      <w:r w:rsidR="228DA0E3">
        <w:t>incel</w:t>
      </w:r>
      <w:r w:rsidR="26D442BE">
        <w:t>s</w:t>
      </w:r>
      <w:proofErr w:type="spellEnd"/>
      <w:r w:rsidR="26D442BE">
        <w:t xml:space="preserve">, their </w:t>
      </w:r>
      <w:r w:rsidR="0587F887">
        <w:t>experiences</w:t>
      </w:r>
      <w:r w:rsidR="26D442BE">
        <w:t xml:space="preserve">, their level of involvement and attachment to the </w:t>
      </w:r>
      <w:proofErr w:type="spellStart"/>
      <w:r w:rsidR="26D442BE">
        <w:t>incel</w:t>
      </w:r>
      <w:proofErr w:type="spellEnd"/>
      <w:r w:rsidR="26D442BE">
        <w:t xml:space="preserve"> subculture over time. The S</w:t>
      </w:r>
      <w:r w:rsidR="17CA58D3">
        <w:t>BS The Feed (2023)</w:t>
      </w:r>
      <w:r w:rsidR="4C99DC1C">
        <w:t xml:space="preserve"> documentary was watched on repeat with attention paid with how t</w:t>
      </w:r>
      <w:r w:rsidR="724C0DF9">
        <w:t>hey frame the participants, the</w:t>
      </w:r>
      <w:r w:rsidR="42FC3132">
        <w:t xml:space="preserve"> language that was used in these </w:t>
      </w:r>
      <w:r w:rsidR="32C2604D">
        <w:t>discord</w:t>
      </w:r>
      <w:r w:rsidR="42FC3132">
        <w:t xml:space="preserve"> groups and their ideological positions explicitly and </w:t>
      </w:r>
      <w:r w:rsidR="3D7147A7">
        <w:t>implicitly</w:t>
      </w:r>
      <w:r w:rsidR="42FC3132">
        <w:t xml:space="preserve">. </w:t>
      </w:r>
      <w:r w:rsidR="0D227478">
        <w:t xml:space="preserve">Initial codes were generated inductively from both sources, meaning codes emerged from the </w:t>
      </w:r>
      <w:r w:rsidR="63A18784">
        <w:t>material</w:t>
      </w:r>
      <w:r w:rsidR="0D227478">
        <w:t xml:space="preserve"> itself rather than imposed from a premediated framework</w:t>
      </w:r>
      <w:r w:rsidR="124F572D">
        <w:t>. These codes captured the position of which both sources were within the internet pipeli</w:t>
      </w:r>
      <w:r w:rsidR="7E9D5577">
        <w:t xml:space="preserve">ne </w:t>
      </w:r>
      <w:r w:rsidR="0DF5A37D">
        <w:t>through</w:t>
      </w:r>
      <w:r w:rsidR="7E9D5577">
        <w:t xml:space="preserve"> algorithmic exposure, romantic </w:t>
      </w:r>
      <w:r w:rsidR="083FCE85">
        <w:t>failure</w:t>
      </w:r>
      <w:r w:rsidR="7E9D5577">
        <w:t xml:space="preserve"> and hostility towards </w:t>
      </w:r>
      <w:r w:rsidR="6C2C94AC">
        <w:t>dissent</w:t>
      </w:r>
      <w:r w:rsidR="7E9D5577">
        <w:t xml:space="preserve">. </w:t>
      </w:r>
      <w:r w:rsidR="588BE721">
        <w:t>With</w:t>
      </w:r>
      <w:r w:rsidR="7E9D5577">
        <w:t xml:space="preserve"> a highlight of </w:t>
      </w:r>
      <w:r w:rsidR="2FC7ACFC">
        <w:t>algorithmic</w:t>
      </w:r>
      <w:r w:rsidR="7E9D5577">
        <w:t xml:space="preserve"> exposure, </w:t>
      </w:r>
      <w:r w:rsidR="22F70F43">
        <w:t>I</w:t>
      </w:r>
      <w:r w:rsidR="1541DBB7">
        <w:t xml:space="preserve"> managed to explain how the alt right takes advantage of the use of misogyny to effect bring young men </w:t>
      </w:r>
      <w:r w:rsidR="58EA5307">
        <w:t>whose</w:t>
      </w:r>
      <w:r w:rsidR="1541DBB7">
        <w:t xml:space="preserve"> </w:t>
      </w:r>
      <w:r w:rsidR="4F68FA6E">
        <w:t>masculinity</w:t>
      </w:r>
      <w:r w:rsidR="1541DBB7">
        <w:t xml:space="preserve"> is effectively </w:t>
      </w:r>
      <w:r w:rsidR="3FFC8A38">
        <w:t>recognised</w:t>
      </w:r>
      <w:r w:rsidR="1541DBB7">
        <w:t xml:space="preserve"> to be emotional controlled, </w:t>
      </w:r>
      <w:r w:rsidR="7D61D6F8">
        <w:t xml:space="preserve">recruiting them to their </w:t>
      </w:r>
      <w:r w:rsidR="4FF6A8EC">
        <w:t xml:space="preserve">cause. </w:t>
      </w:r>
    </w:p>
    <w:p w14:paraId="065F6E39" w14:textId="3A6F3664" w:rsidR="1F579269" w:rsidRDefault="1F579269" w:rsidP="1F579269"/>
    <w:p w14:paraId="392D8152" w14:textId="5E4ADA83" w:rsidR="1F579269" w:rsidRDefault="1F579269" w:rsidP="1F579269"/>
    <w:p w14:paraId="5A2A241B" w14:textId="58B18576" w:rsidR="1F579269" w:rsidRDefault="1F579269" w:rsidP="1F579269">
      <w:pPr>
        <w:pStyle w:val="NoSpacing"/>
      </w:pPr>
    </w:p>
    <w:p w14:paraId="375F42BB" w14:textId="154803CF" w:rsidR="00B62968" w:rsidRPr="008617A5" w:rsidRDefault="00B62968" w:rsidP="0091584A">
      <w:pPr>
        <w:pStyle w:val="Heading3"/>
        <w:rPr>
          <w:rFonts w:eastAsia="Arial" w:cs="Arial"/>
        </w:rPr>
      </w:pPr>
      <w:bookmarkStart w:id="17" w:name="_Toc226570418"/>
      <w:r w:rsidRPr="1F579269">
        <w:rPr>
          <w:rFonts w:eastAsia="Arial" w:cs="Arial"/>
        </w:rPr>
        <w:t>Ethics</w:t>
      </w:r>
      <w:bookmarkEnd w:id="17"/>
      <w:r w:rsidRPr="1F579269">
        <w:rPr>
          <w:rFonts w:eastAsia="Arial" w:cs="Arial"/>
        </w:rPr>
        <w:t xml:space="preserve"> </w:t>
      </w:r>
    </w:p>
    <w:p w14:paraId="3337CE58" w14:textId="4140E8D2" w:rsidR="00B62968" w:rsidRPr="00E96060" w:rsidRDefault="6CB69F2C" w:rsidP="1F579269">
      <w:pPr>
        <w:rPr>
          <w:rFonts w:ascii="Arial" w:eastAsia="Arial" w:hAnsi="Arial" w:cs="Arial"/>
        </w:rPr>
      </w:pPr>
      <w:r w:rsidRPr="1F579269">
        <w:rPr>
          <w:rFonts w:ascii="Arial" w:eastAsia="Arial" w:hAnsi="Arial" w:cs="Arial"/>
        </w:rPr>
        <w:t xml:space="preserve">The procedure of the research was structured to ensure that each step can be followed by another researcher and result in a comparable body of </w:t>
      </w:r>
      <w:proofErr w:type="spellStart"/>
      <w:r w:rsidRPr="1F579269">
        <w:rPr>
          <w:rFonts w:ascii="Arial" w:eastAsia="Arial" w:hAnsi="Arial" w:cs="Arial"/>
        </w:rPr>
        <w:t>literature.The</w:t>
      </w:r>
      <w:proofErr w:type="spellEnd"/>
      <w:r w:rsidRPr="1F579269">
        <w:rPr>
          <w:rFonts w:ascii="Arial" w:eastAsia="Arial" w:hAnsi="Arial" w:cs="Arial"/>
        </w:rPr>
        <w:t xml:space="preserve"> procedure consists of ethical approval, database selection, search term strategy development, study identification screening and selection and data organisation.</w:t>
      </w:r>
    </w:p>
    <w:p w14:paraId="713235E9" w14:textId="096DDE3F" w:rsidR="00B62968" w:rsidRPr="00E96060" w:rsidRDefault="00E96060" w:rsidP="1F579269">
      <w:pPr>
        <w:rPr>
          <w:rFonts w:ascii="Arial" w:eastAsia="Arial" w:hAnsi="Arial" w:cs="Arial"/>
        </w:rPr>
      </w:pPr>
      <w:r w:rsidRPr="1F579269">
        <w:rPr>
          <w:rFonts w:ascii="Arial" w:eastAsia="Arial" w:hAnsi="Arial" w:cs="Arial"/>
        </w:rPr>
        <w:t xml:space="preserve">Considering that this is </w:t>
      </w:r>
      <w:r w:rsidR="00E630A1" w:rsidRPr="1F579269">
        <w:rPr>
          <w:rFonts w:ascii="Arial" w:eastAsia="Arial" w:hAnsi="Arial" w:cs="Arial"/>
        </w:rPr>
        <w:t>secondary qualitative research</w:t>
      </w:r>
      <w:r w:rsidRPr="1F579269">
        <w:rPr>
          <w:rFonts w:ascii="Arial" w:eastAsia="Arial" w:hAnsi="Arial" w:cs="Arial"/>
        </w:rPr>
        <w:t xml:space="preserve">, no ethics approval was necessary </w:t>
      </w:r>
      <w:r w:rsidR="00B153A4" w:rsidRPr="1F579269">
        <w:rPr>
          <w:rFonts w:ascii="Arial" w:eastAsia="Arial" w:hAnsi="Arial" w:cs="Arial"/>
        </w:rPr>
        <w:t>to produce</w:t>
      </w:r>
      <w:r w:rsidRPr="1F579269">
        <w:rPr>
          <w:rFonts w:ascii="Arial" w:eastAsia="Arial" w:hAnsi="Arial" w:cs="Arial"/>
        </w:rPr>
        <w:t xml:space="preserve"> this dissertation, however given that this is a sensitive topic,</w:t>
      </w:r>
      <w:r w:rsidR="00E630A1" w:rsidRPr="1F579269">
        <w:rPr>
          <w:rFonts w:ascii="Arial" w:eastAsia="Arial" w:hAnsi="Arial" w:cs="Arial"/>
        </w:rPr>
        <w:t xml:space="preserve"> </w:t>
      </w:r>
      <w:r w:rsidR="439E8C32" w:rsidRPr="1F579269">
        <w:rPr>
          <w:rFonts w:ascii="Arial" w:eastAsia="Arial" w:hAnsi="Arial" w:cs="Arial"/>
        </w:rPr>
        <w:t>t</w:t>
      </w:r>
      <w:r w:rsidR="00E630A1" w:rsidRPr="1F579269">
        <w:rPr>
          <w:rFonts w:ascii="Arial" w:eastAsia="Arial" w:hAnsi="Arial" w:cs="Arial"/>
        </w:rPr>
        <w:t>his had to go through ethical guidelines that will protect me from harm as I conduct this research</w:t>
      </w:r>
      <w:r w:rsidR="004A1E83" w:rsidRPr="1F579269">
        <w:rPr>
          <w:rFonts w:ascii="Arial" w:eastAsia="Arial" w:hAnsi="Arial" w:cs="Arial"/>
        </w:rPr>
        <w:t xml:space="preserve"> in the Field Research Risk Assessment</w:t>
      </w:r>
      <w:r w:rsidR="00E630A1" w:rsidRPr="1F579269">
        <w:rPr>
          <w:rFonts w:ascii="Arial" w:eastAsia="Arial" w:hAnsi="Arial" w:cs="Arial"/>
        </w:rPr>
        <w:t xml:space="preserve"> (See Appendix</w:t>
      </w:r>
      <w:r w:rsidR="007308F1" w:rsidRPr="1F579269">
        <w:rPr>
          <w:rFonts w:ascii="Arial" w:eastAsia="Arial" w:hAnsi="Arial" w:cs="Arial"/>
        </w:rPr>
        <w:t xml:space="preserve"> 2</w:t>
      </w:r>
      <w:r w:rsidR="00E630A1" w:rsidRPr="1F579269">
        <w:rPr>
          <w:rFonts w:ascii="Arial" w:eastAsia="Arial" w:hAnsi="Arial" w:cs="Arial"/>
        </w:rPr>
        <w:t>)</w:t>
      </w:r>
      <w:r w:rsidR="00BB1AAE" w:rsidRPr="1F579269">
        <w:rPr>
          <w:rFonts w:ascii="Arial" w:eastAsia="Arial" w:hAnsi="Arial" w:cs="Arial"/>
        </w:rPr>
        <w:t xml:space="preserve"> like the effects that I </w:t>
      </w:r>
      <w:r w:rsidR="006978C3" w:rsidRPr="1F579269">
        <w:rPr>
          <w:rFonts w:ascii="Arial" w:eastAsia="Arial" w:hAnsi="Arial" w:cs="Arial"/>
        </w:rPr>
        <w:t xml:space="preserve">will most likely go through as I am doing this </w:t>
      </w:r>
      <w:r w:rsidR="1BD37C76" w:rsidRPr="1F579269">
        <w:rPr>
          <w:rFonts w:ascii="Arial" w:eastAsia="Arial" w:hAnsi="Arial" w:cs="Arial"/>
        </w:rPr>
        <w:t xml:space="preserve">dissertation. For example: </w:t>
      </w:r>
    </w:p>
    <w:p w14:paraId="2B4F849E" w14:textId="25B85E40" w:rsidR="00B62968" w:rsidRPr="00E96060" w:rsidRDefault="1BD37C76" w:rsidP="1F579269">
      <w:pPr>
        <w:pStyle w:val="ListParagraph"/>
        <w:numPr>
          <w:ilvl w:val="0"/>
          <w:numId w:val="13"/>
        </w:numPr>
        <w:rPr>
          <w:rFonts w:ascii="Arial" w:eastAsia="Arial" w:hAnsi="Arial" w:cs="Arial"/>
        </w:rPr>
      </w:pPr>
      <w:r w:rsidRPr="1F579269">
        <w:rPr>
          <w:rFonts w:ascii="Arial" w:eastAsia="Arial" w:hAnsi="Arial" w:cs="Arial"/>
        </w:rPr>
        <w:t>Emotional fatigue - Exposure to gendered hateful video which may trigger the person</w:t>
      </w:r>
    </w:p>
    <w:p w14:paraId="1870C9BB" w14:textId="6A6E4F97" w:rsidR="00B62968" w:rsidRPr="00E96060" w:rsidRDefault="1BD37C76" w:rsidP="1F579269">
      <w:pPr>
        <w:pStyle w:val="ListParagraph"/>
        <w:numPr>
          <w:ilvl w:val="0"/>
          <w:numId w:val="13"/>
        </w:numPr>
        <w:rPr>
          <w:rFonts w:ascii="Arial" w:eastAsia="Arial" w:hAnsi="Arial" w:cs="Arial"/>
        </w:rPr>
      </w:pPr>
      <w:r w:rsidRPr="1F579269">
        <w:rPr>
          <w:rFonts w:ascii="Arial" w:eastAsia="Arial" w:hAnsi="Arial" w:cs="Arial"/>
        </w:rPr>
        <w:t>Desensitisation (Might be a rare case if you have been exposed to this prior of research for an extensive amount of time)</w:t>
      </w:r>
    </w:p>
    <w:p w14:paraId="5B01B0D5" w14:textId="3F966FBB" w:rsidR="00B62968" w:rsidRPr="00E96060" w:rsidRDefault="1BD37C76" w:rsidP="1F579269">
      <w:pPr>
        <w:pStyle w:val="ListParagraph"/>
        <w:numPr>
          <w:ilvl w:val="0"/>
          <w:numId w:val="13"/>
        </w:numPr>
        <w:rPr>
          <w:rFonts w:ascii="Arial" w:eastAsia="Arial" w:hAnsi="Arial" w:cs="Arial"/>
        </w:rPr>
      </w:pPr>
      <w:r w:rsidRPr="1F579269">
        <w:rPr>
          <w:rFonts w:ascii="Arial" w:eastAsia="Arial" w:hAnsi="Arial" w:cs="Arial"/>
        </w:rPr>
        <w:t>Eye straining (staring on a screen might cause some eye sore to the persons eye)</w:t>
      </w:r>
    </w:p>
    <w:p w14:paraId="3320F6C8" w14:textId="435FA695" w:rsidR="00B62968" w:rsidRPr="00E96060" w:rsidRDefault="1BD37C76" w:rsidP="1F579269">
      <w:pPr>
        <w:pStyle w:val="ListParagraph"/>
        <w:numPr>
          <w:ilvl w:val="0"/>
          <w:numId w:val="13"/>
        </w:numPr>
        <w:rPr>
          <w:rFonts w:ascii="Arial" w:eastAsia="Arial" w:hAnsi="Arial" w:cs="Arial"/>
        </w:rPr>
      </w:pPr>
      <w:r w:rsidRPr="1F579269">
        <w:rPr>
          <w:rFonts w:ascii="Arial" w:eastAsia="Arial" w:hAnsi="Arial" w:cs="Arial"/>
        </w:rPr>
        <w:t>Sitting down for too long</w:t>
      </w:r>
    </w:p>
    <w:p w14:paraId="3DF16214" w14:textId="468252C0" w:rsidR="00B62968" w:rsidRPr="00E96060" w:rsidRDefault="00E2055C" w:rsidP="1F579269">
      <w:pPr>
        <w:rPr>
          <w:rFonts w:ascii="Arial" w:eastAsia="Arial" w:hAnsi="Arial" w:cs="Arial"/>
        </w:rPr>
      </w:pPr>
      <w:r w:rsidRPr="1F579269">
        <w:rPr>
          <w:rFonts w:ascii="Arial" w:eastAsia="Arial" w:hAnsi="Arial" w:cs="Arial"/>
        </w:rPr>
        <w:t xml:space="preserve">The type of </w:t>
      </w:r>
      <w:r w:rsidR="00824517" w:rsidRPr="1F579269">
        <w:rPr>
          <w:rFonts w:ascii="Arial" w:eastAsia="Arial" w:hAnsi="Arial" w:cs="Arial"/>
        </w:rPr>
        <w:t xml:space="preserve">project I will be </w:t>
      </w:r>
      <w:r w:rsidR="2E4C2601" w:rsidRPr="1F579269">
        <w:rPr>
          <w:rFonts w:ascii="Arial" w:eastAsia="Arial" w:hAnsi="Arial" w:cs="Arial"/>
        </w:rPr>
        <w:t>do</w:t>
      </w:r>
      <w:r w:rsidR="00824517" w:rsidRPr="1F579269">
        <w:rPr>
          <w:rFonts w:ascii="Arial" w:eastAsia="Arial" w:hAnsi="Arial" w:cs="Arial"/>
        </w:rPr>
        <w:t xml:space="preserve"> </w:t>
      </w:r>
      <w:r w:rsidR="00B4701C" w:rsidRPr="1F579269">
        <w:rPr>
          <w:rFonts w:ascii="Arial" w:eastAsia="Arial" w:hAnsi="Arial" w:cs="Arial"/>
        </w:rPr>
        <w:t xml:space="preserve">and which social media platform I will be </w:t>
      </w:r>
      <w:r w:rsidR="7F8AB311" w:rsidRPr="1F579269">
        <w:rPr>
          <w:rFonts w:ascii="Arial" w:eastAsia="Arial" w:hAnsi="Arial" w:cs="Arial"/>
        </w:rPr>
        <w:t>using all had to be stated beforehand so this wouldn’t raise any issues with infringement of copyrighted material.</w:t>
      </w:r>
      <w:r w:rsidR="52B76FE3" w:rsidRPr="1F579269">
        <w:rPr>
          <w:rFonts w:ascii="Arial" w:eastAsia="Arial" w:hAnsi="Arial" w:cs="Arial"/>
        </w:rPr>
        <w:t xml:space="preserve"> Whilst there was no direct contact with the human participants since the research used will be publicly available videos</w:t>
      </w:r>
      <w:r w:rsidR="00E96060" w:rsidRPr="1F579269">
        <w:rPr>
          <w:rFonts w:ascii="Arial" w:eastAsia="Arial" w:hAnsi="Arial" w:cs="Arial"/>
        </w:rPr>
        <w:t xml:space="preserve">, no ethics approval was necessary </w:t>
      </w:r>
      <w:r w:rsidR="00B153A4" w:rsidRPr="1F579269">
        <w:rPr>
          <w:rFonts w:ascii="Arial" w:eastAsia="Arial" w:hAnsi="Arial" w:cs="Arial"/>
        </w:rPr>
        <w:t>to produce</w:t>
      </w:r>
      <w:r w:rsidR="00E96060" w:rsidRPr="1F579269">
        <w:rPr>
          <w:rFonts w:ascii="Arial" w:eastAsia="Arial" w:hAnsi="Arial" w:cs="Arial"/>
        </w:rPr>
        <w:t xml:space="preserve"> this dissertation, however given that this is a sensitive topic,</w:t>
      </w:r>
      <w:r w:rsidR="00E630A1" w:rsidRPr="1F579269">
        <w:rPr>
          <w:rFonts w:ascii="Arial" w:eastAsia="Arial" w:hAnsi="Arial" w:cs="Arial"/>
        </w:rPr>
        <w:t xml:space="preserve"> This had to go through ethical guidelines that will protect</w:t>
      </w:r>
      <w:r w:rsidR="7FDCF5A2" w:rsidRPr="1F579269">
        <w:rPr>
          <w:rFonts w:ascii="Arial" w:eastAsia="Arial" w:hAnsi="Arial" w:cs="Arial"/>
        </w:rPr>
        <w:t xml:space="preserve"> me, the supervisor and the reader</w:t>
      </w:r>
      <w:r w:rsidR="00E630A1" w:rsidRPr="1F579269">
        <w:rPr>
          <w:rFonts w:ascii="Arial" w:eastAsia="Arial" w:hAnsi="Arial" w:cs="Arial"/>
        </w:rPr>
        <w:t xml:space="preserve"> from harm as I conduct this research</w:t>
      </w:r>
      <w:r w:rsidR="004A1E83" w:rsidRPr="1F579269">
        <w:rPr>
          <w:rFonts w:ascii="Arial" w:eastAsia="Arial" w:hAnsi="Arial" w:cs="Arial"/>
        </w:rPr>
        <w:t xml:space="preserve"> in the Field Research Risk Assessment</w:t>
      </w:r>
      <w:r w:rsidR="00E630A1" w:rsidRPr="1F579269">
        <w:rPr>
          <w:rFonts w:ascii="Arial" w:eastAsia="Arial" w:hAnsi="Arial" w:cs="Arial"/>
        </w:rPr>
        <w:t xml:space="preserve"> (See Appendix</w:t>
      </w:r>
      <w:r w:rsidR="007308F1" w:rsidRPr="1F579269">
        <w:rPr>
          <w:rFonts w:ascii="Arial" w:eastAsia="Arial" w:hAnsi="Arial" w:cs="Arial"/>
        </w:rPr>
        <w:t xml:space="preserve"> 2</w:t>
      </w:r>
      <w:r w:rsidR="00E630A1" w:rsidRPr="1F579269">
        <w:rPr>
          <w:rFonts w:ascii="Arial" w:eastAsia="Arial" w:hAnsi="Arial" w:cs="Arial"/>
        </w:rPr>
        <w:t>)</w:t>
      </w:r>
      <w:r w:rsidR="00BB1AAE" w:rsidRPr="1F579269">
        <w:rPr>
          <w:rFonts w:ascii="Arial" w:eastAsia="Arial" w:hAnsi="Arial" w:cs="Arial"/>
        </w:rPr>
        <w:t xml:space="preserve"> like the effects that I </w:t>
      </w:r>
      <w:r w:rsidR="006978C3" w:rsidRPr="1F579269">
        <w:rPr>
          <w:rFonts w:ascii="Arial" w:eastAsia="Arial" w:hAnsi="Arial" w:cs="Arial"/>
        </w:rPr>
        <w:t>will most likely go through as I am doing this</w:t>
      </w:r>
      <w:r w:rsidR="002A53E2" w:rsidRPr="1F579269">
        <w:rPr>
          <w:rFonts w:ascii="Arial" w:eastAsia="Arial" w:hAnsi="Arial" w:cs="Arial"/>
        </w:rPr>
        <w:t xml:space="preserve"> research</w:t>
      </w:r>
      <w:r w:rsidR="006978C3" w:rsidRPr="1F579269">
        <w:rPr>
          <w:rFonts w:ascii="Arial" w:eastAsia="Arial" w:hAnsi="Arial" w:cs="Arial"/>
        </w:rPr>
        <w:t xml:space="preserve"> (</w:t>
      </w:r>
      <w:proofErr w:type="spellStart"/>
      <w:r w:rsidR="006978C3" w:rsidRPr="1F579269">
        <w:rPr>
          <w:rFonts w:ascii="Arial" w:eastAsia="Arial" w:hAnsi="Arial" w:cs="Arial"/>
        </w:rPr>
        <w:t>e.g</w:t>
      </w:r>
      <w:proofErr w:type="spellEnd"/>
      <w:r w:rsidR="006978C3" w:rsidRPr="1F579269">
        <w:rPr>
          <w:rFonts w:ascii="Arial" w:eastAsia="Arial" w:hAnsi="Arial" w:cs="Arial"/>
        </w:rPr>
        <w:t xml:space="preserve"> as stated in the bullet points in Produce)</w:t>
      </w:r>
      <w:r w:rsidR="002A53E2" w:rsidRPr="1F579269">
        <w:rPr>
          <w:rFonts w:ascii="Arial" w:eastAsia="Arial" w:hAnsi="Arial" w:cs="Arial"/>
        </w:rPr>
        <w:t>.</w:t>
      </w:r>
      <w:r w:rsidRPr="1F579269">
        <w:rPr>
          <w:rFonts w:ascii="Arial" w:eastAsia="Arial" w:hAnsi="Arial" w:cs="Arial"/>
        </w:rPr>
        <w:t xml:space="preserve"> The type of </w:t>
      </w:r>
      <w:r w:rsidR="00824517" w:rsidRPr="1F579269">
        <w:rPr>
          <w:rFonts w:ascii="Arial" w:eastAsia="Arial" w:hAnsi="Arial" w:cs="Arial"/>
        </w:rPr>
        <w:t xml:space="preserve">project I will be using </w:t>
      </w:r>
      <w:r w:rsidR="00B4701C" w:rsidRPr="1F579269">
        <w:rPr>
          <w:rFonts w:ascii="Arial" w:eastAsia="Arial" w:hAnsi="Arial" w:cs="Arial"/>
        </w:rPr>
        <w:t>and which social media platform I will be using</w:t>
      </w:r>
      <w:r w:rsidR="002A53E2" w:rsidRPr="1F579269">
        <w:rPr>
          <w:rFonts w:ascii="Arial" w:eastAsia="Arial" w:hAnsi="Arial" w:cs="Arial"/>
        </w:rPr>
        <w:t xml:space="preserve"> all had to be stated </w:t>
      </w:r>
      <w:r w:rsidR="00260F2E" w:rsidRPr="1F579269">
        <w:rPr>
          <w:rFonts w:ascii="Arial" w:eastAsia="Arial" w:hAnsi="Arial" w:cs="Arial"/>
        </w:rPr>
        <w:t>beforehand</w:t>
      </w:r>
      <w:r w:rsidR="002A53E2" w:rsidRPr="1F579269">
        <w:rPr>
          <w:rFonts w:ascii="Arial" w:eastAsia="Arial" w:hAnsi="Arial" w:cs="Arial"/>
        </w:rPr>
        <w:t xml:space="preserve"> so this wouldn’t raise any issues with infringement of copyrighted material.</w:t>
      </w:r>
    </w:p>
    <w:p w14:paraId="144ACF53" w14:textId="4DA684BF" w:rsidR="00B62968" w:rsidRDefault="00B62968" w:rsidP="0091584A">
      <w:pPr>
        <w:pStyle w:val="Heading3"/>
        <w:rPr>
          <w:rFonts w:eastAsia="Arial" w:cs="Arial"/>
        </w:rPr>
      </w:pPr>
      <w:bookmarkStart w:id="18" w:name="_Toc226570419"/>
      <w:r w:rsidRPr="0BC3A46C">
        <w:rPr>
          <w:rFonts w:eastAsia="Arial" w:cs="Arial"/>
        </w:rPr>
        <w:t>Analysis</w:t>
      </w:r>
      <w:bookmarkEnd w:id="18"/>
    </w:p>
    <w:p w14:paraId="10E8D99C" w14:textId="43F991D6" w:rsidR="00F964E2" w:rsidRPr="00BF52D4" w:rsidRDefault="6A2AF1D1" w:rsidP="008BC200">
      <w:r>
        <w:t xml:space="preserve">The analysis followed </w:t>
      </w:r>
      <w:proofErr w:type="spellStart"/>
      <w:r>
        <w:t>Bruan</w:t>
      </w:r>
      <w:proofErr w:type="spellEnd"/>
      <w:r>
        <w:t xml:space="preserve"> and Clarke’s (2006) six </w:t>
      </w:r>
      <w:r w:rsidR="57A2A455">
        <w:t>phase</w:t>
      </w:r>
      <w:r>
        <w:t xml:space="preserve"> framework for thematic analysis adapted for secondary </w:t>
      </w:r>
      <w:r w:rsidR="47EBBD6C">
        <w:t>qualitative</w:t>
      </w:r>
      <w:r>
        <w:t xml:space="preserve"> data. The purpose of this section is to outline how the data is going to be examined, coded and </w:t>
      </w:r>
      <w:r w:rsidR="47EBBD6C">
        <w:t>interpreted</w:t>
      </w:r>
      <w:r>
        <w:t xml:space="preserve"> </w:t>
      </w:r>
      <w:r w:rsidR="25258ED3">
        <w:t xml:space="preserve">based </w:t>
      </w:r>
      <w:r w:rsidR="7B5B91E5">
        <w:t xml:space="preserve">on </w:t>
      </w:r>
      <w:r>
        <w:t>the context of the research question</w:t>
      </w:r>
      <w:r w:rsidR="25258ED3">
        <w:t>.</w:t>
      </w:r>
      <w:r>
        <w:t xml:space="preserve"> </w:t>
      </w:r>
      <w:r w:rsidR="2B98A223">
        <w:t>and Connell’s gender order theory.</w:t>
      </w:r>
      <w:r w:rsidR="47EBBD6C">
        <w:t xml:space="preserve"> This approach was chosen to explore the social phenomenon of </w:t>
      </w:r>
      <w:proofErr w:type="spellStart"/>
      <w:r w:rsidR="47EBBD6C">
        <w:t>incels</w:t>
      </w:r>
      <w:proofErr w:type="spellEnd"/>
      <w:r w:rsidR="47EBBD6C">
        <w:t xml:space="preserve"> and the online subculture. </w:t>
      </w:r>
      <w:r w:rsidR="38454162">
        <w:t xml:space="preserve">With </w:t>
      </w:r>
      <w:r w:rsidR="14537B6C">
        <w:t>t</w:t>
      </w:r>
      <w:r w:rsidR="47EBBD6C">
        <w:t>his framework</w:t>
      </w:r>
      <w:r w:rsidR="38454162">
        <w:t xml:space="preserve">, this </w:t>
      </w:r>
      <w:r w:rsidR="587C7E0A">
        <w:t xml:space="preserve">began with </w:t>
      </w:r>
      <w:r w:rsidR="47EBBD6C">
        <w:t xml:space="preserve">involves familiarising myself with the selected </w:t>
      </w:r>
      <w:r w:rsidR="57A2A455">
        <w:t>videos</w:t>
      </w:r>
      <w:r w:rsidR="47EBBD6C">
        <w:t xml:space="preserve"> and literature, generalising the </w:t>
      </w:r>
      <w:r w:rsidR="43414B92">
        <w:t>case study, down to</w:t>
      </w:r>
      <w:r w:rsidR="14537B6C">
        <w:t xml:space="preserve"> the </w:t>
      </w:r>
      <w:r w:rsidR="47EBBD6C">
        <w:t>initial codes, organising these codes into potential themes, reviewing and defining and naming the themes.</w:t>
      </w:r>
    </w:p>
    <w:p w14:paraId="0CF130F2" w14:textId="77777777" w:rsidR="009F3E9E" w:rsidRDefault="009F3E9E">
      <w:pPr>
        <w:rPr>
          <w:rFonts w:ascii="Arial" w:eastAsiaTheme="majorEastAsia" w:hAnsi="Arial" w:cstheme="majorBidi"/>
          <w:b/>
          <w:bCs/>
          <w:sz w:val="28"/>
          <w:szCs w:val="28"/>
          <w:u w:val="single"/>
        </w:rPr>
      </w:pPr>
      <w:r>
        <w:br w:type="page"/>
      </w:r>
    </w:p>
    <w:p w14:paraId="1349D6CE" w14:textId="408606B0" w:rsidR="006350FC" w:rsidRDefault="008939F0" w:rsidP="0BD36A07">
      <w:pPr>
        <w:pStyle w:val="Heading1"/>
        <w:rPr>
          <w:ins w:id="19" w:author="Lisa Overton" w:date="2026-03-16T20:11:00Z" w16du:dateUtc="2026-03-16T20:11:17Z"/>
        </w:rPr>
      </w:pPr>
      <w:bookmarkStart w:id="20" w:name="_Toc226570420"/>
      <w:r>
        <w:t>Findings</w:t>
      </w:r>
      <w:bookmarkEnd w:id="20"/>
      <w:r>
        <w:t xml:space="preserve"> </w:t>
      </w:r>
    </w:p>
    <w:p w14:paraId="742822B5" w14:textId="3FE4C2FD" w:rsidR="00C81348" w:rsidRPr="00C81348" w:rsidRDefault="5FE14E08" w:rsidP="3863C216">
      <w:pPr>
        <w:spacing w:before="240" w:after="240"/>
        <w:rPr>
          <w:rFonts w:ascii="Aptos" w:eastAsia="Aptos" w:hAnsi="Aptos" w:cs="Aptos"/>
        </w:rPr>
      </w:pPr>
      <w:r w:rsidRPr="7B367591">
        <w:rPr>
          <w:rFonts w:ascii="Aptos" w:eastAsia="Aptos" w:hAnsi="Aptos" w:cs="Aptos"/>
        </w:rPr>
        <w:t xml:space="preserve">This section presents the findings derived from a secondary thematic analysis of three primary sources. The first is Anderson's (2024) qualitative study of </w:t>
      </w:r>
      <w:proofErr w:type="spellStart"/>
      <w:r w:rsidRPr="7B367591">
        <w:rPr>
          <w:rFonts w:ascii="Aptos" w:eastAsia="Aptos" w:hAnsi="Aptos" w:cs="Aptos"/>
        </w:rPr>
        <w:t>incel</w:t>
      </w:r>
      <w:proofErr w:type="spellEnd"/>
      <w:r w:rsidRPr="7B367591">
        <w:rPr>
          <w:rFonts w:ascii="Aptos" w:eastAsia="Aptos" w:hAnsi="Aptos" w:cs="Aptos"/>
        </w:rPr>
        <w:t xml:space="preserve"> subculture, which examined the lived experiences and patterns of participation among fourteen individuals engaged with </w:t>
      </w:r>
      <w:proofErr w:type="spellStart"/>
      <w:r w:rsidRPr="7B367591">
        <w:rPr>
          <w:rFonts w:ascii="Aptos" w:eastAsia="Aptos" w:hAnsi="Aptos" w:cs="Aptos"/>
        </w:rPr>
        <w:t>incel</w:t>
      </w:r>
      <w:proofErr w:type="spellEnd"/>
      <w:r w:rsidRPr="7B367591">
        <w:rPr>
          <w:rFonts w:ascii="Aptos" w:eastAsia="Aptos" w:hAnsi="Aptos" w:cs="Aptos"/>
        </w:rPr>
        <w:t xml:space="preserve"> online communities, with a mean participant age of 29.2 years and a median of 28.5 years. The study offers granular insight into the early and mid</w:t>
      </w:r>
      <w:r w:rsidRPr="01409371">
        <w:rPr>
          <w:rFonts w:ascii="Aptos" w:eastAsia="Aptos" w:hAnsi="Aptos" w:cs="Aptos"/>
        </w:rPr>
        <w:t>-</w:t>
      </w:r>
      <w:r w:rsidRPr="7B367591">
        <w:rPr>
          <w:rFonts w:ascii="Aptos" w:eastAsia="Aptos" w:hAnsi="Aptos" w:cs="Aptos"/>
        </w:rPr>
        <w:t xml:space="preserve">stages of </w:t>
      </w:r>
      <w:proofErr w:type="spellStart"/>
      <w:r w:rsidRPr="7B367591">
        <w:rPr>
          <w:rFonts w:ascii="Aptos" w:eastAsia="Aptos" w:hAnsi="Aptos" w:cs="Aptos"/>
        </w:rPr>
        <w:t>incel</w:t>
      </w:r>
      <w:proofErr w:type="spellEnd"/>
      <w:r w:rsidRPr="7B367591">
        <w:rPr>
          <w:rFonts w:ascii="Aptos" w:eastAsia="Aptos" w:hAnsi="Aptos" w:cs="Aptos"/>
        </w:rPr>
        <w:t xml:space="preserve"> identity formation, capturing the fluidity of participation, community attachment and the gradual absorption of </w:t>
      </w:r>
      <w:proofErr w:type="spellStart"/>
      <w:r w:rsidRPr="7B367591">
        <w:rPr>
          <w:rFonts w:ascii="Aptos" w:eastAsia="Aptos" w:hAnsi="Aptos" w:cs="Aptos"/>
        </w:rPr>
        <w:t>incel</w:t>
      </w:r>
      <w:proofErr w:type="spellEnd"/>
      <w:r w:rsidRPr="7B367591">
        <w:rPr>
          <w:rFonts w:ascii="Aptos" w:eastAsia="Aptos" w:hAnsi="Aptos" w:cs="Aptos"/>
        </w:rPr>
        <w:t xml:space="preserve"> ideology. The second source is the SBS The Feed (2023) documentary, which provides a journalistic account of men at the more entrenched end of </w:t>
      </w:r>
      <w:proofErr w:type="spellStart"/>
      <w:r w:rsidRPr="7B367591">
        <w:rPr>
          <w:rFonts w:ascii="Aptos" w:eastAsia="Aptos" w:hAnsi="Aptos" w:cs="Aptos"/>
        </w:rPr>
        <w:t>incel</w:t>
      </w:r>
      <w:proofErr w:type="spellEnd"/>
      <w:r w:rsidRPr="7B367591">
        <w:rPr>
          <w:rFonts w:ascii="Aptos" w:eastAsia="Aptos" w:hAnsi="Aptos" w:cs="Aptos"/>
        </w:rPr>
        <w:t xml:space="preserve"> identification, documenting the transformation of social isolation and self</w:t>
      </w:r>
      <w:r w:rsidRPr="7F644F18">
        <w:rPr>
          <w:rFonts w:ascii="Aptos" w:eastAsia="Aptos" w:hAnsi="Aptos" w:cs="Aptos"/>
        </w:rPr>
        <w:t>-</w:t>
      </w:r>
      <w:r w:rsidRPr="7B367591">
        <w:rPr>
          <w:rFonts w:ascii="Aptos" w:eastAsia="Aptos" w:hAnsi="Aptos" w:cs="Aptos"/>
        </w:rPr>
        <w:t xml:space="preserve">loathing into organised misogynistic grievance. The third source is the Fresh and Fit podcast, accessed through </w:t>
      </w:r>
      <w:proofErr w:type="spellStart"/>
      <w:r w:rsidRPr="7B367591">
        <w:rPr>
          <w:rFonts w:ascii="Aptos" w:eastAsia="Aptos" w:hAnsi="Aptos" w:cs="Aptos"/>
        </w:rPr>
        <w:t>SpartanClips</w:t>
      </w:r>
      <w:proofErr w:type="spellEnd"/>
      <w:r w:rsidRPr="7B367591">
        <w:rPr>
          <w:rFonts w:ascii="Aptos" w:eastAsia="Aptos" w:hAnsi="Aptos" w:cs="Aptos"/>
        </w:rPr>
        <w:t xml:space="preserve"> (2025), a widely consumed mainstream content channel whose material consistently reproduces </w:t>
      </w:r>
      <w:proofErr w:type="spellStart"/>
      <w:r w:rsidRPr="7B367591">
        <w:rPr>
          <w:rFonts w:ascii="Aptos" w:eastAsia="Aptos" w:hAnsi="Aptos" w:cs="Aptos"/>
        </w:rPr>
        <w:t>incel</w:t>
      </w:r>
      <w:proofErr w:type="spellEnd"/>
      <w:r w:rsidRPr="7B367591">
        <w:rPr>
          <w:rFonts w:ascii="Aptos" w:eastAsia="Aptos" w:hAnsi="Aptos" w:cs="Aptos"/>
        </w:rPr>
        <w:t xml:space="preserve"> adjacent ideology under the guise of dating advice and male self</w:t>
      </w:r>
      <w:r w:rsidRPr="7F644F18">
        <w:rPr>
          <w:rFonts w:ascii="Aptos" w:eastAsia="Aptos" w:hAnsi="Aptos" w:cs="Aptos"/>
        </w:rPr>
        <w:t>-</w:t>
      </w:r>
      <w:r w:rsidRPr="7B367591">
        <w:rPr>
          <w:rFonts w:ascii="Aptos" w:eastAsia="Aptos" w:hAnsi="Aptos" w:cs="Aptos"/>
        </w:rPr>
        <w:t>improvement, reaching audiences who would never self</w:t>
      </w:r>
      <w:r w:rsidRPr="7F644F18">
        <w:rPr>
          <w:rFonts w:ascii="Aptos" w:eastAsia="Aptos" w:hAnsi="Aptos" w:cs="Aptos"/>
        </w:rPr>
        <w:t>-</w:t>
      </w:r>
      <w:r w:rsidRPr="7B367591">
        <w:rPr>
          <w:rFonts w:ascii="Aptos" w:eastAsia="Aptos" w:hAnsi="Aptos" w:cs="Aptos"/>
        </w:rPr>
        <w:t xml:space="preserve">identify as </w:t>
      </w:r>
      <w:proofErr w:type="spellStart"/>
      <w:r w:rsidRPr="7B367591">
        <w:rPr>
          <w:rFonts w:ascii="Aptos" w:eastAsia="Aptos" w:hAnsi="Aptos" w:cs="Aptos"/>
        </w:rPr>
        <w:t>incels</w:t>
      </w:r>
      <w:proofErr w:type="spellEnd"/>
      <w:r w:rsidRPr="7B367591">
        <w:rPr>
          <w:rFonts w:ascii="Aptos" w:eastAsia="Aptos" w:hAnsi="Aptos" w:cs="Aptos"/>
        </w:rPr>
        <w:t>.</w:t>
      </w:r>
    </w:p>
    <w:tbl>
      <w:tblPr>
        <w:tblStyle w:val="TableGrid1"/>
        <w:tblW w:w="0" w:type="auto"/>
        <w:tblLook w:val="06A0" w:firstRow="1" w:lastRow="0" w:firstColumn="1" w:lastColumn="0" w:noHBand="1" w:noVBand="1"/>
      </w:tblPr>
      <w:tblGrid>
        <w:gridCol w:w="2338"/>
        <w:gridCol w:w="2338"/>
        <w:gridCol w:w="2337"/>
        <w:gridCol w:w="2337"/>
      </w:tblGrid>
      <w:tr w:rsidR="3863C216" w14:paraId="713A436C" w14:textId="77777777" w:rsidTr="3863C216">
        <w:trPr>
          <w:trHeight w:val="572"/>
        </w:trPr>
        <w:tc>
          <w:tcPr>
            <w:tcW w:w="2338" w:type="dxa"/>
            <w:vAlign w:val="center"/>
          </w:tcPr>
          <w:p w14:paraId="229844F8" w14:textId="1B44B705" w:rsidR="3863C216" w:rsidRDefault="3863C216" w:rsidP="3863C216">
            <w:pPr>
              <w:rPr>
                <w:rFonts w:asciiTheme="minorHAnsi" w:hAnsiTheme="minorHAnsi"/>
                <w:sz w:val="24"/>
                <w:szCs w:val="24"/>
              </w:rPr>
            </w:pPr>
            <w:r w:rsidRPr="3863C216">
              <w:rPr>
                <w:rFonts w:asciiTheme="minorHAnsi" w:hAnsiTheme="minorHAnsi"/>
                <w:b/>
                <w:bCs/>
                <w:sz w:val="24"/>
                <w:szCs w:val="24"/>
              </w:rPr>
              <w:t>Source</w:t>
            </w:r>
          </w:p>
        </w:tc>
        <w:tc>
          <w:tcPr>
            <w:tcW w:w="2338" w:type="dxa"/>
            <w:vAlign w:val="center"/>
          </w:tcPr>
          <w:p w14:paraId="2E7375E5" w14:textId="362E01ED" w:rsidR="3863C216" w:rsidRDefault="3863C216" w:rsidP="3863C216">
            <w:pPr>
              <w:rPr>
                <w:rFonts w:asciiTheme="minorHAnsi" w:hAnsiTheme="minorHAnsi"/>
                <w:sz w:val="24"/>
                <w:szCs w:val="24"/>
              </w:rPr>
            </w:pPr>
            <w:r w:rsidRPr="3863C216">
              <w:rPr>
                <w:rFonts w:asciiTheme="minorHAnsi" w:hAnsiTheme="minorHAnsi"/>
                <w:b/>
                <w:bCs/>
                <w:sz w:val="24"/>
                <w:szCs w:val="24"/>
              </w:rPr>
              <w:t>Type</w:t>
            </w:r>
          </w:p>
        </w:tc>
        <w:tc>
          <w:tcPr>
            <w:tcW w:w="2337" w:type="dxa"/>
            <w:vAlign w:val="center"/>
          </w:tcPr>
          <w:p w14:paraId="009DBB6F" w14:textId="1E0CA309" w:rsidR="3863C216" w:rsidRDefault="3863C216" w:rsidP="3863C216">
            <w:pPr>
              <w:rPr>
                <w:rFonts w:asciiTheme="minorHAnsi" w:hAnsiTheme="minorHAnsi"/>
                <w:sz w:val="24"/>
                <w:szCs w:val="24"/>
              </w:rPr>
            </w:pPr>
            <w:r w:rsidRPr="3863C216">
              <w:rPr>
                <w:rFonts w:asciiTheme="minorHAnsi" w:hAnsiTheme="minorHAnsi"/>
                <w:b/>
                <w:bCs/>
                <w:sz w:val="24"/>
                <w:szCs w:val="24"/>
              </w:rPr>
              <w:t>Focus</w:t>
            </w:r>
          </w:p>
        </w:tc>
        <w:tc>
          <w:tcPr>
            <w:tcW w:w="2337" w:type="dxa"/>
            <w:vAlign w:val="center"/>
          </w:tcPr>
          <w:p w14:paraId="3615C188" w14:textId="65D7641D" w:rsidR="3863C216" w:rsidRDefault="3863C216" w:rsidP="3863C216">
            <w:pPr>
              <w:rPr>
                <w:rFonts w:asciiTheme="minorHAnsi" w:hAnsiTheme="minorHAnsi"/>
                <w:sz w:val="24"/>
                <w:szCs w:val="24"/>
              </w:rPr>
            </w:pPr>
            <w:r w:rsidRPr="3863C216">
              <w:rPr>
                <w:rFonts w:asciiTheme="minorHAnsi" w:hAnsiTheme="minorHAnsi"/>
                <w:b/>
                <w:bCs/>
                <w:sz w:val="24"/>
                <w:szCs w:val="24"/>
              </w:rPr>
              <w:t>Sub-theme</w:t>
            </w:r>
          </w:p>
        </w:tc>
      </w:tr>
      <w:tr w:rsidR="3863C216" w14:paraId="60B94889" w14:textId="77777777" w:rsidTr="3863C216">
        <w:trPr>
          <w:trHeight w:val="80"/>
        </w:trPr>
        <w:tc>
          <w:tcPr>
            <w:tcW w:w="2338" w:type="dxa"/>
            <w:vAlign w:val="center"/>
          </w:tcPr>
          <w:p w14:paraId="46EBF928" w14:textId="13289031" w:rsidR="3863C216" w:rsidRDefault="3863C216" w:rsidP="3863C216">
            <w:pPr>
              <w:rPr>
                <w:rFonts w:asciiTheme="minorHAnsi" w:hAnsiTheme="minorHAnsi"/>
                <w:sz w:val="24"/>
                <w:szCs w:val="24"/>
              </w:rPr>
            </w:pPr>
            <w:r w:rsidRPr="3863C216">
              <w:rPr>
                <w:rFonts w:asciiTheme="minorHAnsi" w:hAnsiTheme="minorHAnsi"/>
                <w:sz w:val="24"/>
                <w:szCs w:val="24"/>
              </w:rPr>
              <w:t>Anderson (2024)</w:t>
            </w:r>
          </w:p>
        </w:tc>
        <w:tc>
          <w:tcPr>
            <w:tcW w:w="2338" w:type="dxa"/>
            <w:vAlign w:val="center"/>
          </w:tcPr>
          <w:p w14:paraId="10E206DC" w14:textId="1630719C" w:rsidR="3863C216" w:rsidRDefault="3863C216" w:rsidP="3863C216">
            <w:pPr>
              <w:rPr>
                <w:rFonts w:asciiTheme="minorHAnsi" w:hAnsiTheme="minorHAnsi"/>
                <w:sz w:val="24"/>
                <w:szCs w:val="24"/>
              </w:rPr>
            </w:pPr>
            <w:r w:rsidRPr="3863C216">
              <w:rPr>
                <w:rFonts w:asciiTheme="minorHAnsi" w:hAnsiTheme="minorHAnsi"/>
                <w:sz w:val="24"/>
                <w:szCs w:val="24"/>
              </w:rPr>
              <w:t>Academic qualitative study</w:t>
            </w:r>
          </w:p>
        </w:tc>
        <w:tc>
          <w:tcPr>
            <w:tcW w:w="2337" w:type="dxa"/>
            <w:vAlign w:val="center"/>
          </w:tcPr>
          <w:p w14:paraId="09511AE0" w14:textId="5B831DED" w:rsidR="3863C216" w:rsidRDefault="3863C216" w:rsidP="3863C216">
            <w:pPr>
              <w:rPr>
                <w:rFonts w:asciiTheme="minorHAnsi" w:hAnsiTheme="minorHAnsi"/>
                <w:sz w:val="24"/>
                <w:szCs w:val="24"/>
              </w:rPr>
            </w:pPr>
            <w:r w:rsidRPr="3863C216">
              <w:rPr>
                <w:rFonts w:asciiTheme="minorHAnsi" w:hAnsiTheme="minorHAnsi"/>
                <w:sz w:val="24"/>
                <w:szCs w:val="24"/>
              </w:rPr>
              <w:t>Participation patterns and identity formation</w:t>
            </w:r>
          </w:p>
        </w:tc>
        <w:tc>
          <w:tcPr>
            <w:tcW w:w="2337" w:type="dxa"/>
            <w:vAlign w:val="center"/>
          </w:tcPr>
          <w:p w14:paraId="068EFE81" w14:textId="501FE609" w:rsidR="3863C216" w:rsidRDefault="3863C216" w:rsidP="3863C216">
            <w:pPr>
              <w:rPr>
                <w:rFonts w:asciiTheme="minorHAnsi" w:hAnsiTheme="minorHAnsi"/>
                <w:sz w:val="24"/>
                <w:szCs w:val="24"/>
              </w:rPr>
            </w:pPr>
            <w:r w:rsidRPr="3863C216">
              <w:rPr>
                <w:rFonts w:asciiTheme="minorHAnsi" w:hAnsiTheme="minorHAnsi"/>
                <w:sz w:val="24"/>
                <w:szCs w:val="24"/>
              </w:rPr>
              <w:t>Internet pipeline, ideological dogma</w:t>
            </w:r>
          </w:p>
        </w:tc>
      </w:tr>
      <w:tr w:rsidR="3863C216" w14:paraId="3E278AC9" w14:textId="77777777" w:rsidTr="3863C216">
        <w:trPr>
          <w:trHeight w:val="300"/>
        </w:trPr>
        <w:tc>
          <w:tcPr>
            <w:tcW w:w="2338" w:type="dxa"/>
            <w:vAlign w:val="center"/>
          </w:tcPr>
          <w:p w14:paraId="385A1808" w14:textId="72C8D869" w:rsidR="3863C216" w:rsidRDefault="3863C216" w:rsidP="3863C216">
            <w:pPr>
              <w:rPr>
                <w:rFonts w:asciiTheme="minorHAnsi" w:hAnsiTheme="minorHAnsi"/>
                <w:sz w:val="24"/>
                <w:szCs w:val="24"/>
              </w:rPr>
            </w:pPr>
            <w:r w:rsidRPr="3863C216">
              <w:rPr>
                <w:rFonts w:asciiTheme="minorHAnsi" w:hAnsiTheme="minorHAnsi"/>
                <w:sz w:val="24"/>
                <w:szCs w:val="24"/>
              </w:rPr>
              <w:t>SBS The Feed (2023)</w:t>
            </w:r>
          </w:p>
        </w:tc>
        <w:tc>
          <w:tcPr>
            <w:tcW w:w="2338" w:type="dxa"/>
            <w:vAlign w:val="center"/>
          </w:tcPr>
          <w:p w14:paraId="6D9E3188" w14:textId="1E2318A0" w:rsidR="3863C216" w:rsidRDefault="3863C216" w:rsidP="3863C216">
            <w:pPr>
              <w:rPr>
                <w:rFonts w:asciiTheme="minorHAnsi" w:hAnsiTheme="minorHAnsi"/>
                <w:sz w:val="24"/>
                <w:szCs w:val="24"/>
              </w:rPr>
            </w:pPr>
            <w:r w:rsidRPr="3863C216">
              <w:rPr>
                <w:rFonts w:asciiTheme="minorHAnsi" w:hAnsiTheme="minorHAnsi"/>
                <w:sz w:val="24"/>
                <w:szCs w:val="24"/>
              </w:rPr>
              <w:t>Documentary</w:t>
            </w:r>
          </w:p>
        </w:tc>
        <w:tc>
          <w:tcPr>
            <w:tcW w:w="2337" w:type="dxa"/>
            <w:vAlign w:val="center"/>
          </w:tcPr>
          <w:p w14:paraId="4993176E" w14:textId="43747BEE" w:rsidR="3863C216" w:rsidRDefault="3863C216" w:rsidP="3863C216">
            <w:pPr>
              <w:rPr>
                <w:rFonts w:asciiTheme="minorHAnsi" w:hAnsiTheme="minorHAnsi"/>
                <w:sz w:val="24"/>
                <w:szCs w:val="24"/>
              </w:rPr>
            </w:pPr>
            <w:r w:rsidRPr="3863C216">
              <w:rPr>
                <w:rFonts w:asciiTheme="minorHAnsi" w:hAnsiTheme="minorHAnsi"/>
                <w:sz w:val="24"/>
                <w:szCs w:val="24"/>
              </w:rPr>
              <w:t xml:space="preserve">Entrenched </w:t>
            </w:r>
            <w:proofErr w:type="spellStart"/>
            <w:r w:rsidRPr="3863C216">
              <w:rPr>
                <w:rFonts w:asciiTheme="minorHAnsi" w:hAnsiTheme="minorHAnsi"/>
                <w:sz w:val="24"/>
                <w:szCs w:val="24"/>
              </w:rPr>
              <w:t>incel</w:t>
            </w:r>
            <w:proofErr w:type="spellEnd"/>
            <w:r w:rsidRPr="3863C216">
              <w:rPr>
                <w:rFonts w:asciiTheme="minorHAnsi" w:hAnsiTheme="minorHAnsi"/>
                <w:sz w:val="24"/>
                <w:szCs w:val="24"/>
              </w:rPr>
              <w:t xml:space="preserve"> identification and grievance</w:t>
            </w:r>
          </w:p>
        </w:tc>
        <w:tc>
          <w:tcPr>
            <w:tcW w:w="2337" w:type="dxa"/>
            <w:vAlign w:val="center"/>
          </w:tcPr>
          <w:p w14:paraId="2739342C" w14:textId="66C33013" w:rsidR="3863C216" w:rsidRDefault="3863C216" w:rsidP="3863C216">
            <w:pPr>
              <w:rPr>
                <w:rFonts w:asciiTheme="minorHAnsi" w:hAnsiTheme="minorHAnsi"/>
                <w:sz w:val="24"/>
                <w:szCs w:val="24"/>
              </w:rPr>
            </w:pPr>
            <w:r w:rsidRPr="3863C216">
              <w:rPr>
                <w:rFonts w:asciiTheme="minorHAnsi" w:hAnsiTheme="minorHAnsi"/>
                <w:sz w:val="24"/>
                <w:szCs w:val="24"/>
              </w:rPr>
              <w:t>Internet pipeline, ideological dogma</w:t>
            </w:r>
          </w:p>
        </w:tc>
      </w:tr>
      <w:tr w:rsidR="3863C216" w14:paraId="0F797640" w14:textId="77777777" w:rsidTr="3863C216">
        <w:trPr>
          <w:trHeight w:val="300"/>
        </w:trPr>
        <w:tc>
          <w:tcPr>
            <w:tcW w:w="2338" w:type="dxa"/>
            <w:vAlign w:val="center"/>
          </w:tcPr>
          <w:p w14:paraId="745ABBAE" w14:textId="53670215" w:rsidR="3863C216" w:rsidRDefault="3863C216" w:rsidP="3863C216">
            <w:pPr>
              <w:rPr>
                <w:rFonts w:asciiTheme="minorHAnsi" w:hAnsiTheme="minorHAnsi"/>
                <w:sz w:val="24"/>
                <w:szCs w:val="24"/>
              </w:rPr>
            </w:pPr>
            <w:proofErr w:type="spellStart"/>
            <w:r w:rsidRPr="3863C216">
              <w:rPr>
                <w:rFonts w:asciiTheme="minorHAnsi" w:hAnsiTheme="minorHAnsi"/>
                <w:sz w:val="24"/>
                <w:szCs w:val="24"/>
              </w:rPr>
              <w:t>SpartanClips</w:t>
            </w:r>
            <w:proofErr w:type="spellEnd"/>
            <w:r w:rsidRPr="3863C216">
              <w:rPr>
                <w:rFonts w:asciiTheme="minorHAnsi" w:hAnsiTheme="minorHAnsi"/>
                <w:sz w:val="24"/>
                <w:szCs w:val="24"/>
              </w:rPr>
              <w:t>/ Fresh and Fit (2025/2026)</w:t>
            </w:r>
          </w:p>
        </w:tc>
        <w:tc>
          <w:tcPr>
            <w:tcW w:w="2338" w:type="dxa"/>
            <w:vAlign w:val="center"/>
          </w:tcPr>
          <w:p w14:paraId="2413F021" w14:textId="18EFA54D" w:rsidR="3863C216" w:rsidRDefault="3863C216" w:rsidP="3863C216">
            <w:pPr>
              <w:rPr>
                <w:rFonts w:asciiTheme="minorHAnsi" w:hAnsiTheme="minorHAnsi"/>
                <w:sz w:val="24"/>
                <w:szCs w:val="24"/>
              </w:rPr>
            </w:pPr>
            <w:r w:rsidRPr="3863C216">
              <w:rPr>
                <w:rFonts w:asciiTheme="minorHAnsi" w:hAnsiTheme="minorHAnsi"/>
                <w:sz w:val="24"/>
                <w:szCs w:val="24"/>
              </w:rPr>
              <w:t xml:space="preserve">YouTube podcast and clips </w:t>
            </w:r>
          </w:p>
        </w:tc>
        <w:tc>
          <w:tcPr>
            <w:tcW w:w="2337" w:type="dxa"/>
            <w:vAlign w:val="center"/>
          </w:tcPr>
          <w:p w14:paraId="0D228550" w14:textId="1CBE8A6D" w:rsidR="3863C216" w:rsidRDefault="3863C216" w:rsidP="3863C216">
            <w:pPr>
              <w:rPr>
                <w:rFonts w:asciiTheme="minorHAnsi" w:hAnsiTheme="minorHAnsi"/>
                <w:sz w:val="24"/>
                <w:szCs w:val="24"/>
              </w:rPr>
            </w:pPr>
            <w:r w:rsidRPr="3863C216">
              <w:rPr>
                <w:rFonts w:asciiTheme="minorHAnsi" w:hAnsiTheme="minorHAnsi"/>
                <w:sz w:val="24"/>
                <w:szCs w:val="24"/>
              </w:rPr>
              <w:t xml:space="preserve">Mainstream reproduction of </w:t>
            </w:r>
            <w:proofErr w:type="spellStart"/>
            <w:r w:rsidRPr="3863C216">
              <w:rPr>
                <w:rFonts w:asciiTheme="minorHAnsi" w:hAnsiTheme="minorHAnsi"/>
                <w:sz w:val="24"/>
                <w:szCs w:val="24"/>
              </w:rPr>
              <w:t>incel</w:t>
            </w:r>
            <w:proofErr w:type="spellEnd"/>
            <w:r w:rsidRPr="3863C216">
              <w:rPr>
                <w:rFonts w:asciiTheme="minorHAnsi" w:hAnsiTheme="minorHAnsi"/>
                <w:sz w:val="24"/>
                <w:szCs w:val="24"/>
              </w:rPr>
              <w:t xml:space="preserve"> adjacent ideology </w:t>
            </w:r>
          </w:p>
        </w:tc>
        <w:tc>
          <w:tcPr>
            <w:tcW w:w="2337" w:type="dxa"/>
            <w:vAlign w:val="center"/>
          </w:tcPr>
          <w:p w14:paraId="248670BF" w14:textId="7BF436EB" w:rsidR="3863C216" w:rsidRDefault="3863C216" w:rsidP="3863C216">
            <w:pPr>
              <w:rPr>
                <w:rFonts w:asciiTheme="minorHAnsi" w:hAnsiTheme="minorHAnsi"/>
                <w:sz w:val="24"/>
                <w:szCs w:val="24"/>
              </w:rPr>
            </w:pPr>
            <w:proofErr w:type="spellStart"/>
            <w:r w:rsidRPr="3863C216">
              <w:rPr>
                <w:rFonts w:asciiTheme="minorHAnsi" w:hAnsiTheme="minorHAnsi"/>
                <w:sz w:val="24"/>
                <w:szCs w:val="24"/>
              </w:rPr>
              <w:t>Incel</w:t>
            </w:r>
            <w:proofErr w:type="spellEnd"/>
            <w:r w:rsidRPr="3863C216">
              <w:rPr>
                <w:rFonts w:asciiTheme="minorHAnsi" w:hAnsiTheme="minorHAnsi"/>
                <w:sz w:val="24"/>
                <w:szCs w:val="24"/>
              </w:rPr>
              <w:t xml:space="preserve"> adjacent mainstream content</w:t>
            </w:r>
          </w:p>
        </w:tc>
      </w:tr>
    </w:tbl>
    <w:p w14:paraId="1B0B5E0F" w14:textId="33B6D581" w:rsidR="00C81348" w:rsidRPr="00C81348" w:rsidRDefault="00B24BFE" w:rsidP="7B367591">
      <w:pPr>
        <w:spacing w:before="240" w:after="240"/>
        <w:rPr>
          <w:rFonts w:ascii="Aptos" w:eastAsia="Aptos" w:hAnsi="Aptos" w:cs="Aptos"/>
        </w:rPr>
      </w:pPr>
      <w:r>
        <w:br/>
      </w:r>
      <w:r w:rsidR="5FE14E08" w:rsidRPr="7B367591">
        <w:rPr>
          <w:rFonts w:ascii="Aptos" w:eastAsia="Aptos" w:hAnsi="Aptos" w:cs="Aptos"/>
        </w:rPr>
        <w:t xml:space="preserve">Together these three sources were selected because they represent distinct but interconnected layers of the same digital ecosystem through which </w:t>
      </w:r>
      <w:proofErr w:type="spellStart"/>
      <w:r w:rsidR="5FE14E08" w:rsidRPr="7B367591">
        <w:rPr>
          <w:rFonts w:ascii="Aptos" w:eastAsia="Aptos" w:hAnsi="Aptos" w:cs="Aptos"/>
        </w:rPr>
        <w:t>incel</w:t>
      </w:r>
      <w:proofErr w:type="spellEnd"/>
      <w:r w:rsidR="5FE14E08" w:rsidRPr="7B367591">
        <w:rPr>
          <w:rFonts w:ascii="Aptos" w:eastAsia="Aptos" w:hAnsi="Aptos" w:cs="Aptos"/>
        </w:rPr>
        <w:t xml:space="preserve"> identity is shaped, from academic community spaces to journalistic documentation of extreme identification to mainstream platform content that normalises the underlying ideology before men ever encounter dedicated </w:t>
      </w:r>
      <w:proofErr w:type="spellStart"/>
      <w:r w:rsidR="5FE14E08" w:rsidRPr="7B367591">
        <w:rPr>
          <w:rFonts w:ascii="Aptos" w:eastAsia="Aptos" w:hAnsi="Aptos" w:cs="Aptos"/>
        </w:rPr>
        <w:t>incel</w:t>
      </w:r>
      <w:proofErr w:type="spellEnd"/>
      <w:r w:rsidR="5FE14E08" w:rsidRPr="7B367591">
        <w:rPr>
          <w:rFonts w:ascii="Aptos" w:eastAsia="Aptos" w:hAnsi="Aptos" w:cs="Aptos"/>
        </w:rPr>
        <w:t xml:space="preserve"> communities. The overarching theme unifying the findings is the digital architecture of </w:t>
      </w:r>
      <w:proofErr w:type="spellStart"/>
      <w:r w:rsidR="5FE14E08" w:rsidRPr="7B367591">
        <w:rPr>
          <w:rFonts w:ascii="Aptos" w:eastAsia="Aptos" w:hAnsi="Aptos" w:cs="Aptos"/>
        </w:rPr>
        <w:t>incel</w:t>
      </w:r>
      <w:proofErr w:type="spellEnd"/>
      <w:r w:rsidR="5FE14E08" w:rsidRPr="7B367591">
        <w:rPr>
          <w:rFonts w:ascii="Aptos" w:eastAsia="Aptos" w:hAnsi="Aptos" w:cs="Aptos"/>
        </w:rPr>
        <w:t xml:space="preserve"> identity, understood as the interlocking online environments, algorithmic mechanisms and ideological frameworks that collectively produce and sustain </w:t>
      </w:r>
      <w:proofErr w:type="spellStart"/>
      <w:r w:rsidR="5FE14E08" w:rsidRPr="7B367591">
        <w:rPr>
          <w:rFonts w:ascii="Aptos" w:eastAsia="Aptos" w:hAnsi="Aptos" w:cs="Aptos"/>
        </w:rPr>
        <w:t>incel</w:t>
      </w:r>
      <w:proofErr w:type="spellEnd"/>
      <w:r w:rsidR="5FE14E08" w:rsidRPr="7B367591">
        <w:rPr>
          <w:rFonts w:ascii="Aptos" w:eastAsia="Aptos" w:hAnsi="Aptos" w:cs="Aptos"/>
        </w:rPr>
        <w:t xml:space="preserve"> identification among young men. Three sub-themes emerge from this architecture: the internet pipeline, ideological dogma and </w:t>
      </w:r>
      <w:proofErr w:type="spellStart"/>
      <w:r w:rsidR="5FE14E08" w:rsidRPr="7B367591">
        <w:rPr>
          <w:rFonts w:ascii="Aptos" w:eastAsia="Aptos" w:hAnsi="Aptos" w:cs="Aptos"/>
        </w:rPr>
        <w:t>incel</w:t>
      </w:r>
      <w:proofErr w:type="spellEnd"/>
      <w:r w:rsidR="5FE14E08" w:rsidRPr="7B367591">
        <w:rPr>
          <w:rFonts w:ascii="Aptos" w:eastAsia="Aptos" w:hAnsi="Aptos" w:cs="Aptos"/>
        </w:rPr>
        <w:t xml:space="preserve"> adjacent mainstream content.</w:t>
      </w:r>
    </w:p>
    <w:p w14:paraId="4D334877" w14:textId="706C3887" w:rsidR="6E0D633E" w:rsidRDefault="6E0D633E" w:rsidP="46973DDB">
      <w:pPr>
        <w:pStyle w:val="Heading2"/>
        <w:rPr>
          <w:u w:val="none"/>
        </w:rPr>
      </w:pPr>
      <w:bookmarkStart w:id="21" w:name="_Toc226570421"/>
      <w:r>
        <w:t>Internet Pipeline</w:t>
      </w:r>
      <w:bookmarkEnd w:id="21"/>
      <w:r>
        <w:t xml:space="preserve"> </w:t>
      </w:r>
    </w:p>
    <w:p w14:paraId="21B97D8C" w14:textId="77777777" w:rsidR="002A5188" w:rsidRDefault="00D91848" w:rsidP="00D91848">
      <w:r>
        <w:t xml:space="preserve">In conducting a secondary thematic analysis, a </w:t>
      </w:r>
      <w:r w:rsidR="00E56F11">
        <w:t xml:space="preserve">noted </w:t>
      </w:r>
      <w:r>
        <w:t xml:space="preserve">interpretive theme that emerges </w:t>
      </w:r>
      <w:r w:rsidR="00DD66C0">
        <w:t xml:space="preserve">in Andersons </w:t>
      </w:r>
      <w:r w:rsidR="00523695">
        <w:t xml:space="preserve">qualitative study and </w:t>
      </w:r>
      <w:r w:rsidR="00A0479E">
        <w:t>SBS: The Feed’s</w:t>
      </w:r>
      <w:r w:rsidR="00A91C56">
        <w:t xml:space="preserve"> </w:t>
      </w:r>
      <w:proofErr w:type="spellStart"/>
      <w:r w:rsidR="00A91C56">
        <w:t>incel</w:t>
      </w:r>
      <w:proofErr w:type="spellEnd"/>
      <w:r w:rsidR="00A0479E">
        <w:t xml:space="preserve"> documentary </w:t>
      </w:r>
      <w:r>
        <w:t xml:space="preserve">is the notion of an </w:t>
      </w:r>
      <w:proofErr w:type="spellStart"/>
      <w:r>
        <w:rPr>
          <w:i/>
          <w:iCs/>
        </w:rPr>
        <w:t>incel</w:t>
      </w:r>
      <w:proofErr w:type="spellEnd"/>
      <w:r>
        <w:rPr>
          <w:i/>
          <w:iCs/>
        </w:rPr>
        <w:t xml:space="preserve"> pipeline</w:t>
      </w:r>
      <w:r w:rsidR="001A3182">
        <w:rPr>
          <w:i/>
          <w:iCs/>
        </w:rPr>
        <w:t xml:space="preserve"> (Anderson, 2024</w:t>
      </w:r>
      <w:r w:rsidR="00903B3C">
        <w:rPr>
          <w:i/>
          <w:iCs/>
        </w:rPr>
        <w:t>.</w:t>
      </w:r>
      <w:r w:rsidR="00705865">
        <w:rPr>
          <w:i/>
          <w:iCs/>
        </w:rPr>
        <w:t>, SBS: The Feed</w:t>
      </w:r>
      <w:r w:rsidR="00903B3C">
        <w:rPr>
          <w:i/>
          <w:iCs/>
        </w:rPr>
        <w:t>, 2023</w:t>
      </w:r>
      <w:r w:rsidR="001A3182">
        <w:rPr>
          <w:i/>
          <w:iCs/>
        </w:rPr>
        <w:t>)</w:t>
      </w:r>
      <w:r w:rsidRPr="3F7CDA02">
        <w:rPr>
          <w:i/>
          <w:iCs/>
        </w:rPr>
        <w:t>.</w:t>
      </w:r>
      <w:r>
        <w:rPr>
          <w:i/>
          <w:iCs/>
        </w:rPr>
        <w:t xml:space="preserve"> </w:t>
      </w:r>
      <w:r>
        <w:t xml:space="preserve">While the direction of </w:t>
      </w:r>
      <w:r w:rsidR="00FD1036">
        <w:t xml:space="preserve">Anderson’s </w:t>
      </w:r>
      <w:r>
        <w:t xml:space="preserve">study was focused on the fluidity of individuals rate of participation within the </w:t>
      </w:r>
      <w:proofErr w:type="spellStart"/>
      <w:r>
        <w:t>incel</w:t>
      </w:r>
      <w:proofErr w:type="spellEnd"/>
      <w:r>
        <w:t xml:space="preserve"> subculture, this pattern can be understood as a non-linear pathway in a way that users gradually exposed so said content, withdraw and re-enter </w:t>
      </w:r>
      <w:proofErr w:type="spellStart"/>
      <w:r>
        <w:t>incel</w:t>
      </w:r>
      <w:proofErr w:type="spellEnd"/>
      <w:r>
        <w:t xml:space="preserve"> spaces depending on emotional status</w:t>
      </w:r>
      <w:r w:rsidR="00CF28C9">
        <w:t>. However</w:t>
      </w:r>
      <w:r w:rsidR="006F401D">
        <w:t xml:space="preserve">, the angle of the YouTube documentary took was </w:t>
      </w:r>
      <w:r w:rsidR="00D64DFF">
        <w:t xml:space="preserve">the </w:t>
      </w:r>
      <w:r w:rsidR="00AA7F90">
        <w:t>self-loathing</w:t>
      </w:r>
      <w:r w:rsidR="00D64DFF">
        <w:t xml:space="preserve"> of their mental state which had transformed </w:t>
      </w:r>
      <w:r w:rsidR="00AA7F90">
        <w:t xml:space="preserve">into the hatred of the opposite sex and with said emotion, </w:t>
      </w:r>
      <w:r w:rsidR="00782852">
        <w:t>had nudged the people into these subcultures</w:t>
      </w:r>
      <w:r w:rsidR="00AA7F90">
        <w:t>.</w:t>
      </w:r>
      <w:r>
        <w:t xml:space="preserve"> </w:t>
      </w:r>
      <w:r w:rsidR="007A2694">
        <w:t xml:space="preserve">This is demonstrated through Anderson’s study </w:t>
      </w:r>
      <w:r w:rsidR="00EF7EB2">
        <w:t xml:space="preserve">through the perspective of </w:t>
      </w:r>
      <w:r w:rsidR="00F130D1">
        <w:t>Hakim</w:t>
      </w:r>
      <w:r w:rsidR="00856E39">
        <w:t xml:space="preserve">, who </w:t>
      </w:r>
      <w:r w:rsidR="00970A75">
        <w:t xml:space="preserve">spends time in specific </w:t>
      </w:r>
      <w:proofErr w:type="spellStart"/>
      <w:r w:rsidR="00970A75">
        <w:t>incels</w:t>
      </w:r>
      <w:proofErr w:type="spellEnd"/>
      <w:r w:rsidR="00970A75">
        <w:t xml:space="preserve"> spaces online, he distances himself by pointing </w:t>
      </w:r>
      <w:r w:rsidR="00F372F5">
        <w:t xml:space="preserve">out his unfamiliarity </w:t>
      </w:r>
      <w:r w:rsidR="00914744">
        <w:t xml:space="preserve">of </w:t>
      </w:r>
      <w:proofErr w:type="spellStart"/>
      <w:r w:rsidR="00914744">
        <w:t>incel</w:t>
      </w:r>
      <w:proofErr w:type="spellEnd"/>
      <w:r w:rsidR="00914744">
        <w:t xml:space="preserve"> literature</w:t>
      </w:r>
      <w:r w:rsidR="00FC2699">
        <w:t xml:space="preserve"> with his </w:t>
      </w:r>
      <w:r w:rsidR="00891E26">
        <w:t>identity</w:t>
      </w:r>
      <w:r w:rsidR="00147340">
        <w:t xml:space="preserve"> “feel kind of fluid”</w:t>
      </w:r>
      <w:r w:rsidR="00914744">
        <w:t>, whereas</w:t>
      </w:r>
      <w:r w:rsidR="00D47308">
        <w:t xml:space="preserve"> SBS:</w:t>
      </w:r>
      <w:r w:rsidR="00EF7D55">
        <w:t xml:space="preserve"> The Feed’s documentary showcases</w:t>
      </w:r>
      <w:r w:rsidR="00F12C34">
        <w:t xml:space="preserve"> “Tom” showcasing defe</w:t>
      </w:r>
      <w:r w:rsidR="00A0235F">
        <w:t xml:space="preserve">atist </w:t>
      </w:r>
      <w:r w:rsidR="004B77F3">
        <w:t>language</w:t>
      </w:r>
      <w:r w:rsidR="00A0235F">
        <w:t xml:space="preserve"> stating that he doesn’t think </w:t>
      </w:r>
      <w:r w:rsidR="004B77F3">
        <w:t>a “single female on the planet that would be willing to date me.”</w:t>
      </w:r>
      <w:r w:rsidR="002A5188">
        <w:t xml:space="preserve"> T</w:t>
      </w:r>
      <w:r>
        <w:t xml:space="preserve">his highlights </w:t>
      </w:r>
      <w:r w:rsidR="00782852">
        <w:t xml:space="preserve">that </w:t>
      </w:r>
      <w:r>
        <w:t xml:space="preserve">digital </w:t>
      </w:r>
      <w:r w:rsidR="00921BAB">
        <w:t>radicalisation may</w:t>
      </w:r>
      <w:r>
        <w:t xml:space="preserve"> shape a person’s perspective based on algorithmic exposure and community reinforcement</w:t>
      </w:r>
      <w:r w:rsidR="00782852">
        <w:t xml:space="preserve"> of the culture</w:t>
      </w:r>
      <w:r w:rsidR="002A5188">
        <w:t>.</w:t>
      </w:r>
    </w:p>
    <w:p w14:paraId="4AF3EB52" w14:textId="5A9336DA" w:rsidR="00CA2BAF" w:rsidRDefault="00861D43" w:rsidP="00D91848">
      <w:r>
        <w:t xml:space="preserve">Both sources </w:t>
      </w:r>
      <w:r w:rsidR="009E3822">
        <w:t>reveal</w:t>
      </w:r>
      <w:r>
        <w:t xml:space="preserve"> </w:t>
      </w:r>
      <w:r w:rsidR="007E4123">
        <w:t>the pathway is shaped by pressures associated with hegemonic masculinity</w:t>
      </w:r>
      <w:r w:rsidR="00970D67">
        <w:t xml:space="preserve"> </w:t>
      </w:r>
      <w:r w:rsidR="004B500C">
        <w:t>around this narrative</w:t>
      </w:r>
      <w:r w:rsidR="00DA09D0">
        <w:t>; The belief that sexual and romantic success</w:t>
      </w:r>
      <w:r w:rsidR="0024175A">
        <w:t xml:space="preserve"> is central </w:t>
      </w:r>
      <w:r w:rsidR="003E5523">
        <w:t>to masculine worth. This single pressure shapes how participants interpret their struggles</w:t>
      </w:r>
      <w:r w:rsidR="00EC75C7">
        <w:t xml:space="preserve">, rending romantic rejection not just a personal attack but a perceived failure of </w:t>
      </w:r>
      <w:r w:rsidR="00DF0D21">
        <w:t>masculinity (</w:t>
      </w:r>
      <w:r w:rsidR="009E3822">
        <w:t>Connell, 200</w:t>
      </w:r>
      <w:r w:rsidR="0059423E">
        <w:t>5</w:t>
      </w:r>
      <w:r w:rsidR="009E3822">
        <w:t>)</w:t>
      </w:r>
      <w:r w:rsidR="0059423E">
        <w:t xml:space="preserve">. This failure is </w:t>
      </w:r>
      <w:r w:rsidR="00EB6693">
        <w:t>experienced</w:t>
      </w:r>
      <w:r w:rsidR="0059423E">
        <w:t xml:space="preserve"> as especially destabilising because it is measured against what </w:t>
      </w:r>
      <w:proofErr w:type="spellStart"/>
      <w:r w:rsidR="0059423E">
        <w:t>incel</w:t>
      </w:r>
      <w:proofErr w:type="spellEnd"/>
      <w:r w:rsidR="0059423E">
        <w:t xml:space="preserve"> communities and adjacent content creators refer to as the “golden age of society”, an imagined historical period in which rigid </w:t>
      </w:r>
      <w:r w:rsidR="00A03C81">
        <w:t>gender roles naturalised male dominance and female subservience, guaranteeing men access to partnership, family and social status</w:t>
      </w:r>
      <w:r w:rsidR="00EB6693">
        <w:t xml:space="preserve"> by </w:t>
      </w:r>
      <w:r w:rsidR="0BB02592">
        <w:t xml:space="preserve">a </w:t>
      </w:r>
      <w:r w:rsidR="00EB6693">
        <w:t>virtue of masculinist nostalgia (</w:t>
      </w:r>
      <w:proofErr w:type="spellStart"/>
      <w:r w:rsidR="00EB6693">
        <w:t>Messner</w:t>
      </w:r>
      <w:proofErr w:type="spellEnd"/>
      <w:r w:rsidR="00EB6693">
        <w:t>, 1993)</w:t>
      </w:r>
      <w:r w:rsidR="00815D31">
        <w:t>.</w:t>
      </w:r>
    </w:p>
    <w:p w14:paraId="546C8F0F" w14:textId="39DC79D0" w:rsidR="00815D31" w:rsidRDefault="00815D31" w:rsidP="00D91848">
      <w:r>
        <w:rPr>
          <w:noProof/>
        </w:rPr>
        <w:drawing>
          <wp:inline distT="0" distB="0" distL="0" distR="0" wp14:anchorId="1DFB5371" wp14:editId="699A797B">
            <wp:extent cx="4619625" cy="2598539"/>
            <wp:effectExtent l="0" t="0" r="0" b="0"/>
            <wp:docPr id="187085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5447" cy="2601814"/>
                    </a:xfrm>
                    <a:prstGeom prst="rect">
                      <a:avLst/>
                    </a:prstGeom>
                    <a:noFill/>
                    <a:ln>
                      <a:noFill/>
                    </a:ln>
                  </pic:spPr>
                </pic:pic>
              </a:graphicData>
            </a:graphic>
          </wp:inline>
        </w:drawing>
      </w:r>
    </w:p>
    <w:p w14:paraId="03962951" w14:textId="717844E0" w:rsidR="00815D31" w:rsidRDefault="00815D31" w:rsidP="00D91848">
      <w:r>
        <w:t>(Image</w:t>
      </w:r>
      <w:r w:rsidR="00AD0034">
        <w:t xml:space="preserve"> C:</w:t>
      </w:r>
      <w:r w:rsidR="008253D5">
        <w:t xml:space="preserve"> Red pill or Black pill</w:t>
      </w:r>
      <w:r>
        <w:t>)</w:t>
      </w:r>
    </w:p>
    <w:p w14:paraId="6395F78E" w14:textId="41F8E13E" w:rsidR="00245550" w:rsidRDefault="00F5638F" w:rsidP="0BC3A46C">
      <w:r>
        <w:t xml:space="preserve">The study descriptions </w:t>
      </w:r>
      <w:r w:rsidR="00AD6688">
        <w:t xml:space="preserve">of participants </w:t>
      </w:r>
      <w:r w:rsidR="004E280B">
        <w:t xml:space="preserve">activities on these online spaces shows the beginning process of these pipelines. Participants often </w:t>
      </w:r>
      <w:r w:rsidR="003A35B4">
        <w:t xml:space="preserve">entered these </w:t>
      </w:r>
      <w:r w:rsidR="006A51BF">
        <w:t>space</w:t>
      </w:r>
      <w:r w:rsidR="004E1014">
        <w:t xml:space="preserve">s </w:t>
      </w:r>
      <w:r w:rsidR="008E2515">
        <w:t>through sudden</w:t>
      </w:r>
      <w:r w:rsidR="00C948A2">
        <w:t xml:space="preserve"> </w:t>
      </w:r>
      <w:r w:rsidR="008E2515">
        <w:t>ideological</w:t>
      </w:r>
      <w:r w:rsidR="00C948A2">
        <w:t xml:space="preserve"> conversion, but through a gradual drift shaped by emotional vulnerability and social isolation. Many arrived </w:t>
      </w:r>
      <w:r w:rsidR="003A35B4">
        <w:t>with</w:t>
      </w:r>
      <w:r w:rsidR="00C948A2">
        <w:t>in</w:t>
      </w:r>
      <w:r w:rsidR="003A35B4">
        <w:t xml:space="preserve"> a</w:t>
      </w:r>
      <w:r w:rsidR="009F2C20">
        <w:t>n</w:t>
      </w:r>
      <w:r w:rsidR="00B02132">
        <w:t xml:space="preserve"> existing</w:t>
      </w:r>
      <w:r w:rsidR="003A35B4">
        <w:t xml:space="preserve"> </w:t>
      </w:r>
      <w:r w:rsidR="00390DAA">
        <w:t xml:space="preserve">nihilistic </w:t>
      </w:r>
      <w:r w:rsidR="003A35B4">
        <w:t>perspective</w:t>
      </w:r>
      <w:r w:rsidR="00390DAA">
        <w:t xml:space="preserve"> </w:t>
      </w:r>
      <w:r w:rsidR="00F00D75">
        <w:t xml:space="preserve">of romantic </w:t>
      </w:r>
      <w:r w:rsidR="00EF0B45">
        <w:t>relationships</w:t>
      </w:r>
      <w:r w:rsidR="00B02132">
        <w:t xml:space="preserve">, something associated with </w:t>
      </w:r>
      <w:r w:rsidR="004153DF">
        <w:t>a ‘</w:t>
      </w:r>
      <w:r w:rsidR="1C8D5601" w:rsidRPr="084E4279">
        <w:rPr>
          <w:b/>
          <w:bCs/>
        </w:rPr>
        <w:t>black pill</w:t>
      </w:r>
      <w:r w:rsidR="004153DF">
        <w:t xml:space="preserve">’ ideology, which frames male romantic </w:t>
      </w:r>
      <w:r w:rsidR="003A6808">
        <w:t>failure as a biologically and socially predetermined</w:t>
      </w:r>
      <w:r w:rsidR="008E2515">
        <w:t xml:space="preserve">. This ideology </w:t>
      </w:r>
      <w:r w:rsidR="00EF0B45">
        <w:t xml:space="preserve">often </w:t>
      </w:r>
      <w:r w:rsidR="00642691">
        <w:t>stay</w:t>
      </w:r>
      <w:r w:rsidR="008E2515">
        <w:t xml:space="preserve">s </w:t>
      </w:r>
      <w:r w:rsidR="00642691">
        <w:t xml:space="preserve">within </w:t>
      </w:r>
      <w:r w:rsidR="00EF0B45">
        <w:t>these spaces as a form of inclusion to their already present lonely life.</w:t>
      </w:r>
      <w:r w:rsidR="00BD6F83">
        <w:t xml:space="preserve"> At this stage of the pipeline,</w:t>
      </w:r>
      <w:r w:rsidR="00CC0334">
        <w:t xml:space="preserve"> the engagement around these </w:t>
      </w:r>
      <w:r w:rsidR="008D6BC5">
        <w:t>spaces</w:t>
      </w:r>
      <w:r w:rsidR="00CC0334">
        <w:t xml:space="preserve"> is not really the primary ideology, rather the community engagement.</w:t>
      </w:r>
      <w:r w:rsidR="008D6BC5">
        <w:t xml:space="preserve"> In</w:t>
      </w:r>
      <w:r w:rsidR="00945C6D">
        <w:t xml:space="preserve"> </w:t>
      </w:r>
      <w:r w:rsidR="00C11250">
        <w:t>Ryan</w:t>
      </w:r>
      <w:r w:rsidR="008D6BC5">
        <w:t>’s case, he</w:t>
      </w:r>
      <w:r w:rsidR="00C11250">
        <w:t xml:space="preserve"> ha</w:t>
      </w:r>
      <w:r w:rsidR="008D6BC5">
        <w:t>s</w:t>
      </w:r>
      <w:r w:rsidR="00C11250">
        <w:t xml:space="preserve"> explained that </w:t>
      </w:r>
      <w:r w:rsidR="00E740EA">
        <w:t xml:space="preserve">he had found people he can trust within these spaces </w:t>
      </w:r>
      <w:r w:rsidR="00642691">
        <w:t xml:space="preserve">receiving birthday </w:t>
      </w:r>
      <w:r w:rsidR="00443FFD">
        <w:t xml:space="preserve">greetings and genuine concern about himself “They wish </w:t>
      </w:r>
      <w:r w:rsidR="007879F4">
        <w:t>me the very best and all that”</w:t>
      </w:r>
      <w:r w:rsidR="00BA3925">
        <w:t xml:space="preserve"> (Anderson, 2024)</w:t>
      </w:r>
      <w:r w:rsidR="00447072">
        <w:t xml:space="preserve"> </w:t>
      </w:r>
      <w:r w:rsidR="007879F4">
        <w:t>showing that he doesn’t have someone he can call a friend in real life</w:t>
      </w:r>
      <w:r w:rsidR="00BA3925">
        <w:t xml:space="preserve">. </w:t>
      </w:r>
      <w:r w:rsidR="00FB7F84">
        <w:t>Within Connell’s</w:t>
      </w:r>
      <w:r w:rsidR="00FD2E98">
        <w:t xml:space="preserve"> gender order framework, this dynamic </w:t>
      </w:r>
      <w:r w:rsidR="007875DF">
        <w:t xml:space="preserve">is significant. These young </w:t>
      </w:r>
      <w:r w:rsidR="003111F7">
        <w:t xml:space="preserve">men are not simply seeking misogynistic </w:t>
      </w:r>
      <w:r w:rsidR="00CA0468">
        <w:t xml:space="preserve">validation; they seek recognition of a masculine selfhood that the broader social order has </w:t>
      </w:r>
      <w:r w:rsidR="00245550">
        <w:t>implicitly</w:t>
      </w:r>
      <w:r w:rsidR="00CA0468">
        <w:t xml:space="preserve"> denied them. The </w:t>
      </w:r>
      <w:r w:rsidR="00245550">
        <w:t>pipeline</w:t>
      </w:r>
      <w:r w:rsidR="00CA0468">
        <w:t xml:space="preserve"> begins not with hatred but with u</w:t>
      </w:r>
      <w:r w:rsidR="00245550">
        <w:t>nmet attention.</w:t>
      </w:r>
    </w:p>
    <w:p w14:paraId="29A8B01B" w14:textId="63D36012" w:rsidR="004113D9" w:rsidRDefault="00402679" w:rsidP="0BC3A46C">
      <w:r>
        <w:t>In contrast,</w:t>
      </w:r>
      <w:r w:rsidR="005627A0">
        <w:t xml:space="preserve"> the </w:t>
      </w:r>
      <w:r w:rsidR="00DA07D0">
        <w:t xml:space="preserve">YouTube </w:t>
      </w:r>
      <w:r w:rsidR="005627A0">
        <w:t>video alters this</w:t>
      </w:r>
      <w:r w:rsidR="001748D3">
        <w:t xml:space="preserve"> process of the pipeline</w:t>
      </w:r>
      <w:r w:rsidR="001F4E7B">
        <w:t xml:space="preserve"> highlighting the </w:t>
      </w:r>
      <w:r w:rsidR="177614A0">
        <w:t xml:space="preserve">very </w:t>
      </w:r>
      <w:r w:rsidR="001F4E7B">
        <w:t>end of the pipeline where the person involved</w:t>
      </w:r>
      <w:r w:rsidR="00AA329D">
        <w:t>,</w:t>
      </w:r>
      <w:r w:rsidR="009E5F8C">
        <w:t xml:space="preserve"> </w:t>
      </w:r>
      <w:r w:rsidR="57D562D4">
        <w:t>bases their entire personality</w:t>
      </w:r>
      <w:r w:rsidR="009E5F8C">
        <w:t xml:space="preserve"> blam</w:t>
      </w:r>
      <w:r w:rsidR="20D9B0B6">
        <w:t>ing</w:t>
      </w:r>
      <w:r w:rsidR="009E5F8C">
        <w:t xml:space="preserve"> </w:t>
      </w:r>
      <w:r w:rsidR="005149B1">
        <w:t>modern feminist movements</w:t>
      </w:r>
      <w:r w:rsidR="0E01FF3A">
        <w:t>,</w:t>
      </w:r>
      <w:r w:rsidR="157E55FF">
        <w:t xml:space="preserve"> “attractive men” (SBS The Feed, 2023)</w:t>
      </w:r>
      <w:r w:rsidR="005149B1">
        <w:t xml:space="preserve"> </w:t>
      </w:r>
      <w:r w:rsidR="7178CB85">
        <w:t>and</w:t>
      </w:r>
      <w:r w:rsidR="005149B1">
        <w:t xml:space="preserve"> discriminatory sexual selectio</w:t>
      </w:r>
      <w:r w:rsidR="00E67E43">
        <w:t>n for the lack of sexual relationships and male loneliness</w:t>
      </w:r>
      <w:r w:rsidR="47A792AD">
        <w:t xml:space="preserve"> and the uncommon but extreme measures of violence and even mass premeditated attacks against women</w:t>
      </w:r>
      <w:r w:rsidR="40491CBD">
        <w:t>, “Having all these violent fantasies... r</w:t>
      </w:r>
      <w:r w:rsidR="296C1B8D">
        <w:t>***, violence and murder” (SBS The Feed, 2023)</w:t>
      </w:r>
      <w:r w:rsidR="3DE80756">
        <w:t>.</w:t>
      </w:r>
      <w:r w:rsidR="009F1427">
        <w:t xml:space="preserve"> This represents what Kimmel (2013) </w:t>
      </w:r>
      <w:r w:rsidR="00184E1F">
        <w:t>coined the term</w:t>
      </w:r>
      <w:r w:rsidR="009F1427">
        <w:t xml:space="preserve"> aggrieved enti</w:t>
      </w:r>
      <w:r w:rsidR="004A0478">
        <w:t>tlemen</w:t>
      </w:r>
      <w:r w:rsidR="00184E1F">
        <w:t xml:space="preserve">t; </w:t>
      </w:r>
      <w:r w:rsidR="004A0478">
        <w:t>the belief that what men perceive as rightfully theirs (female attention, sexual access, romantic part</w:t>
      </w:r>
      <w:r w:rsidR="00B55ED7">
        <w:t>nership</w:t>
      </w:r>
      <w:r w:rsidR="004A0478">
        <w:t>)</w:t>
      </w:r>
      <w:r w:rsidR="00B55ED7">
        <w:t xml:space="preserve"> has been unjustly withheld. The documentary </w:t>
      </w:r>
      <w:r w:rsidR="00EC4B10">
        <w:t>makes this entitlement legible without its subjects naming it directly</w:t>
      </w:r>
      <w:r w:rsidR="0080424B">
        <w:t xml:space="preserve">; </w:t>
      </w:r>
      <w:r w:rsidR="0095414A">
        <w:t xml:space="preserve">it was implied </w:t>
      </w:r>
      <w:r w:rsidR="002265FF">
        <w:t>that the “Misogyny would dissipate if a female showed interest in them”</w:t>
      </w:r>
      <w:r w:rsidR="0063384D">
        <w:t xml:space="preserve"> (SBS The Feed, 2023)</w:t>
      </w:r>
      <w:r w:rsidR="000D2E0F">
        <w:t xml:space="preserve"> reveals that hostility towards women is understood by participants not as an independent ideological position, but as a </w:t>
      </w:r>
      <w:r w:rsidR="00C12281">
        <w:t>reactive consequence of gendered grievance</w:t>
      </w:r>
      <w:r w:rsidR="000D2E0F">
        <w:t xml:space="preserve">. Critically, the documentary also surfaces the most extreme </w:t>
      </w:r>
      <w:r w:rsidR="00C9784C">
        <w:t xml:space="preserve">outcomes of this pipeline including </w:t>
      </w:r>
      <w:r w:rsidR="00FB7F84">
        <w:t>rationalising</w:t>
      </w:r>
      <w:r w:rsidR="00C9784C">
        <w:t xml:space="preserve"> </w:t>
      </w:r>
      <w:r w:rsidR="00FB7F84">
        <w:t xml:space="preserve">violence and premediated attacks against women, demonstrating that what begins as </w:t>
      </w:r>
      <w:r w:rsidR="0080424B">
        <w:t>loneliness and exclusion can, under conditions of sustained community reinforcement and algorithmic ampl</w:t>
      </w:r>
      <w:r w:rsidR="00C12281">
        <w:t xml:space="preserve">ification, can escalate to genuine danger. </w:t>
      </w:r>
    </w:p>
    <w:p w14:paraId="6122AFA8" w14:textId="6DB60BA2" w:rsidR="00BD6F83" w:rsidRDefault="004113D9" w:rsidP="0BC3A46C">
      <w:r>
        <w:t xml:space="preserve">Together, both sources reveal how the </w:t>
      </w:r>
      <w:r w:rsidR="004A4B72">
        <w:t>pipeline</w:t>
      </w:r>
      <w:r>
        <w:t xml:space="preserve"> is sustained at each stage by a shared set of gendered assumptions</w:t>
      </w:r>
      <w:r w:rsidR="00AE1A3C">
        <w:t>. Anderson’s (2024) participants and the documentary subjects alike</w:t>
      </w:r>
      <w:r w:rsidR="00351967">
        <w:t xml:space="preserve"> interpret their romantic failures through the lens of hegemonic masculinity </w:t>
      </w:r>
      <w:r w:rsidR="00743638">
        <w:t xml:space="preserve">as evidence of their inadequacy </w:t>
      </w:r>
      <w:r w:rsidR="00A85D37">
        <w:t xml:space="preserve">within a gender order that defines </w:t>
      </w:r>
      <w:r w:rsidR="000004C5">
        <w:t>masculine</w:t>
      </w:r>
      <w:r w:rsidR="00A85D37">
        <w:t xml:space="preserve"> </w:t>
      </w:r>
      <w:r w:rsidR="000004C5">
        <w:t>worth</w:t>
      </w:r>
      <w:r w:rsidR="00A85D37">
        <w:t xml:space="preserve"> through sexual and romantic success. But what </w:t>
      </w:r>
      <w:r w:rsidR="000004C5">
        <w:t>differs</w:t>
      </w:r>
      <w:r w:rsidR="00A85D37">
        <w:t xml:space="preserve"> between the early and late pipeline is not the underlying logic but the degree of which the logic has been collectivised and weaponised.</w:t>
      </w:r>
    </w:p>
    <w:p w14:paraId="5D604C3D" w14:textId="5949DC19" w:rsidR="000F6707" w:rsidRDefault="000F6707" w:rsidP="00C24B53">
      <w:pPr>
        <w:pStyle w:val="Heading2"/>
      </w:pPr>
      <w:bookmarkStart w:id="22" w:name="_Toc226570422"/>
      <w:r>
        <w:t>Ideological dogma</w:t>
      </w:r>
      <w:bookmarkEnd w:id="22"/>
    </w:p>
    <w:p w14:paraId="0F760CB2" w14:textId="65002D4C" w:rsidR="009430B4" w:rsidRDefault="004B1488" w:rsidP="084E4279">
      <w:r>
        <w:t>Before we delve into this theme,</w:t>
      </w:r>
      <w:r w:rsidR="12783F69">
        <w:t xml:space="preserve"> Ideological dogma, understood here as a fixed system of beliefs </w:t>
      </w:r>
      <w:r w:rsidR="27285287">
        <w:t>accepted</w:t>
      </w:r>
      <w:r w:rsidR="12783F69">
        <w:t xml:space="preserve"> without questions and organised around political, cultural or social identity (Cambridge Dictionary, 2019)</w:t>
      </w:r>
      <w:r w:rsidR="7ED5DCE2">
        <w:t>, provides the conceptual anchor for this theme</w:t>
      </w:r>
      <w:r w:rsidR="5EFD1C8B">
        <w:t xml:space="preserve">. </w:t>
      </w:r>
      <w:r w:rsidR="006132C2">
        <w:t xml:space="preserve">In the Documentary, it represents </w:t>
      </w:r>
      <w:r w:rsidR="00D5317B">
        <w:t xml:space="preserve">the ideological dogma as </w:t>
      </w:r>
      <w:r w:rsidR="7F4B3C06">
        <w:t xml:space="preserve">the </w:t>
      </w:r>
      <w:r w:rsidR="00D5317B">
        <w:t>Extreme end where the discord g</w:t>
      </w:r>
      <w:r w:rsidR="00082F25">
        <w:t xml:space="preserve">roup was filled with people who were nudged into </w:t>
      </w:r>
      <w:proofErr w:type="spellStart"/>
      <w:r w:rsidR="00082F25">
        <w:t>incel</w:t>
      </w:r>
      <w:proofErr w:type="spellEnd"/>
      <w:r w:rsidR="00082F25">
        <w:t xml:space="preserve"> adjacent content where they have now formed a group where they make sure the masses maintain the dogmatic beli</w:t>
      </w:r>
      <w:r w:rsidR="5BE618BF">
        <w:t>ef</w:t>
      </w:r>
      <w:r w:rsidR="2652BDD8">
        <w:t xml:space="preserve">, showing how actively engaged these </w:t>
      </w:r>
      <w:proofErr w:type="spellStart"/>
      <w:r w:rsidR="2652BDD8">
        <w:t>incels</w:t>
      </w:r>
      <w:proofErr w:type="spellEnd"/>
      <w:r w:rsidR="2652BDD8">
        <w:t xml:space="preserve"> are with the ideology</w:t>
      </w:r>
      <w:r w:rsidR="6854A2E0">
        <w:t>. Whereas the Anderson’s</w:t>
      </w:r>
      <w:r w:rsidR="6EA1133F">
        <w:t xml:space="preserve"> </w:t>
      </w:r>
      <w:r w:rsidR="6854A2E0">
        <w:t>research emphasises t</w:t>
      </w:r>
      <w:r w:rsidR="2104F366">
        <w:t>hat</w:t>
      </w:r>
      <w:r w:rsidR="501EA604">
        <w:t xml:space="preserve"> the</w:t>
      </w:r>
      <w:r w:rsidR="2104F366">
        <w:t xml:space="preserve"> participants spend more time </w:t>
      </w:r>
      <w:r w:rsidR="1C1C3C69">
        <w:t>engaging</w:t>
      </w:r>
      <w:r w:rsidR="2104F366">
        <w:t xml:space="preserve"> with </w:t>
      </w:r>
      <w:proofErr w:type="spellStart"/>
      <w:r w:rsidR="2104F366">
        <w:t>incel</w:t>
      </w:r>
      <w:proofErr w:type="spellEnd"/>
      <w:r w:rsidR="2104F366">
        <w:t xml:space="preserve"> content than interacting with </w:t>
      </w:r>
      <w:r w:rsidR="2D3BA170">
        <w:t>others.</w:t>
      </w:r>
      <w:r w:rsidR="7D09ED81">
        <w:t xml:space="preserve"> </w:t>
      </w:r>
      <w:r w:rsidR="040F0EEB">
        <w:t xml:space="preserve"> The fluidity of participation within this ideology is not </w:t>
      </w:r>
      <w:r w:rsidR="640305F9">
        <w:t>straightforward</w:t>
      </w:r>
      <w:r w:rsidR="040F0EEB">
        <w:t xml:space="preserve">. Whilst many individuals may internalise the </w:t>
      </w:r>
      <w:r w:rsidR="60AD3293">
        <w:t>black pill</w:t>
      </w:r>
      <w:r w:rsidR="040F0EEB">
        <w:t xml:space="preserve"> worldview, this does not always manifest as visible platform activit</w:t>
      </w:r>
      <w:r w:rsidR="073752DF">
        <w:t xml:space="preserve">y, suggesting that the transformation of the ideology runs deeper than engagement </w:t>
      </w:r>
      <w:r w:rsidR="7B7FA115">
        <w:t>metrics</w:t>
      </w:r>
      <w:r w:rsidR="073752DF">
        <w:t xml:space="preserve"> alone can capture </w:t>
      </w:r>
      <w:r w:rsidR="19946524">
        <w:t>(Anderson, 2024. pg. 448)</w:t>
      </w:r>
      <w:r w:rsidR="32D4B578">
        <w:t>.</w:t>
      </w:r>
    </w:p>
    <w:p w14:paraId="52E74001" w14:textId="4DA7FF5B" w:rsidR="009430B4" w:rsidRDefault="00CD0CF6" w:rsidP="084E4279">
      <w:r>
        <w:t xml:space="preserve">In the Documentary, the discord group full of </w:t>
      </w:r>
      <w:proofErr w:type="spellStart"/>
      <w:r>
        <w:t>incels</w:t>
      </w:r>
      <w:proofErr w:type="spellEnd"/>
      <w:r>
        <w:t xml:space="preserve"> doesn’t just attract</w:t>
      </w:r>
      <w:r w:rsidR="00627CDC">
        <w:t xml:space="preserve"> </w:t>
      </w:r>
      <w:r w:rsidR="00AB4D6C">
        <w:t>sexually</w:t>
      </w:r>
      <w:r w:rsidR="00627CDC">
        <w:t xml:space="preserve"> frustrated men, but it produces a closed ideological system that reinforces their experiences through a dogmatic lens</w:t>
      </w:r>
      <w:r w:rsidR="009F0469">
        <w:t xml:space="preserve">, making </w:t>
      </w:r>
      <w:r w:rsidR="00BB7723">
        <w:t xml:space="preserve">any forms of interjection will be faced with “edgy statements” </w:t>
      </w:r>
      <w:r w:rsidR="00EF11B1">
        <w:t>with some user going a step further with sexual violence comments “F***</w:t>
      </w:r>
      <w:r w:rsidR="00505D07">
        <w:t>… f****in leave”</w:t>
      </w:r>
      <w:r w:rsidR="00D5317B">
        <w:t xml:space="preserve"> (SBS The Feed, 2023).</w:t>
      </w:r>
      <w:r w:rsidR="00E1235E">
        <w:t xml:space="preserve"> </w:t>
      </w:r>
      <w:r w:rsidR="10B9DD81">
        <w:t xml:space="preserve">This hostility is not random; it is a predicable reaction to </w:t>
      </w:r>
      <w:r w:rsidR="2A8037A6">
        <w:t>perceived</w:t>
      </w:r>
      <w:r w:rsidR="10B9DD81">
        <w:t xml:space="preserve"> ideological </w:t>
      </w:r>
      <w:r w:rsidR="181A4AA6">
        <w:t>intrusion</w:t>
      </w:r>
      <w:r w:rsidR="10B9DD81">
        <w:t xml:space="preserve">. </w:t>
      </w:r>
      <w:r w:rsidR="32E3C824">
        <w:t xml:space="preserve">Kimmel’s (2013) concept of aggrieved entitlement helps explains why men have organised their entire identity around the belief that they have been </w:t>
      </w:r>
      <w:r w:rsidR="1761C4D9">
        <w:t>unjustly</w:t>
      </w:r>
      <w:r w:rsidR="32E3C824">
        <w:t xml:space="preserve"> denied what was rightfully thei</w:t>
      </w:r>
      <w:r w:rsidR="2D5CFE7D">
        <w:t xml:space="preserve">rs. </w:t>
      </w:r>
      <w:r w:rsidR="170D6968">
        <w:t>So,</w:t>
      </w:r>
      <w:r w:rsidR="15B2414E">
        <w:t xml:space="preserve"> the</w:t>
      </w:r>
      <w:r w:rsidR="50590F83">
        <w:t xml:space="preserve"> </w:t>
      </w:r>
      <w:proofErr w:type="spellStart"/>
      <w:r w:rsidR="50590F83">
        <w:t>incel’s</w:t>
      </w:r>
      <w:proofErr w:type="spellEnd"/>
      <w:r w:rsidR="15B2414E">
        <w:t xml:space="preserve"> reaction to </w:t>
      </w:r>
      <w:r w:rsidR="6A5814FE">
        <w:t>“</w:t>
      </w:r>
      <w:proofErr w:type="spellStart"/>
      <w:r w:rsidR="6A5814FE">
        <w:t>normies</w:t>
      </w:r>
      <w:proofErr w:type="spellEnd"/>
      <w:r w:rsidR="6A5814FE">
        <w:t>”</w:t>
      </w:r>
      <w:r w:rsidR="15B2414E">
        <w:t xml:space="preserve"> challenging these pre-made identities is an attack of a worldview that is constantly rein</w:t>
      </w:r>
      <w:r w:rsidR="1D19A348">
        <w:t>forced, therefore it is deemed not just a disagreement but a personal attack on selfhood</w:t>
      </w:r>
      <w:r w:rsidR="6CF5CE4E">
        <w:t>. The</w:t>
      </w:r>
      <w:r w:rsidR="5AA1A97A">
        <w:t xml:space="preserve">se </w:t>
      </w:r>
      <w:r w:rsidR="6CF5CE4E">
        <w:t xml:space="preserve">sexual violent comments </w:t>
      </w:r>
      <w:r w:rsidR="424C6E70">
        <w:t>are</w:t>
      </w:r>
      <w:r w:rsidR="6CF5CE4E">
        <w:t xml:space="preserve"> rooted within hegemony masculinities</w:t>
      </w:r>
      <w:r w:rsidR="7753FAAF">
        <w:t xml:space="preserve"> as the women’s </w:t>
      </w:r>
      <w:r w:rsidR="2A0DBA99">
        <w:t>response</w:t>
      </w:r>
      <w:r w:rsidR="7753FAAF">
        <w:t xml:space="preserve"> was itself a performance of masculine dominance</w:t>
      </w:r>
      <w:r w:rsidR="6AC66E6D">
        <w:t xml:space="preserve">, therefore violating the male only </w:t>
      </w:r>
      <w:r w:rsidR="7C0C7444">
        <w:t>sanctuary</w:t>
      </w:r>
      <w:r w:rsidR="6AC66E6D">
        <w:t>, resulting in sexual violent rhetoric as an</w:t>
      </w:r>
      <w:r w:rsidR="3386FF81">
        <w:t xml:space="preserve"> assertion of gendered power</w:t>
      </w:r>
      <w:r w:rsidR="46AF197D">
        <w:t xml:space="preserve"> (Connell, 2005).</w:t>
      </w:r>
      <w:r w:rsidR="016C3609">
        <w:t xml:space="preserve"> With an exclusively male space, a women’s voice represents not just disagreement but a structured threat to the gendered hierarchy that defines the groups' identity.</w:t>
      </w:r>
    </w:p>
    <w:p w14:paraId="4F577F97" w14:textId="6178FE2B" w:rsidR="009430B4" w:rsidRDefault="403850F4" w:rsidP="084E4279">
      <w:r>
        <w:t xml:space="preserve">But the </w:t>
      </w:r>
      <w:r w:rsidR="7ED4AADB">
        <w:t>implication</w:t>
      </w:r>
      <w:r>
        <w:t xml:space="preserve"> of the </w:t>
      </w:r>
      <w:r w:rsidR="35CC9D8F">
        <w:t>ideological</w:t>
      </w:r>
      <w:r>
        <w:t xml:space="preserve"> capture </w:t>
      </w:r>
      <w:r w:rsidR="240D40F1">
        <w:t>extends</w:t>
      </w:r>
      <w:r>
        <w:t xml:space="preserve"> beyond individual identity formation, raising broader questions about the political exploitation of these spaces; a dimension</w:t>
      </w:r>
      <w:r w:rsidR="3313D353">
        <w:t xml:space="preserve"> that will be </w:t>
      </w:r>
      <w:r w:rsidR="47E79009">
        <w:t>explored</w:t>
      </w:r>
      <w:r w:rsidR="2EB4FF33">
        <w:t xml:space="preserve"> later </w:t>
      </w:r>
      <w:r w:rsidR="47E79009">
        <w:t>in</w:t>
      </w:r>
      <w:r w:rsidR="3313D353">
        <w:t xml:space="preserve"> the dissertation</w:t>
      </w:r>
      <w:r w:rsidR="37A2C6A6">
        <w:t>.</w:t>
      </w:r>
    </w:p>
    <w:p w14:paraId="2D5405D4" w14:textId="1CC389D4" w:rsidR="009430B4" w:rsidRDefault="37A2C6A6" w:rsidP="084E4279">
      <w:r>
        <w:t>In contrast to the Documentary, Anderson’s (2024</w:t>
      </w:r>
      <w:r w:rsidR="0AF1EBEB">
        <w:t>)</w:t>
      </w:r>
      <w:r>
        <w:t xml:space="preserve"> research</w:t>
      </w:r>
      <w:r w:rsidR="3A27B61C">
        <w:t xml:space="preserve"> highlights that the involvement of community isn’t rigid as many of the participants</w:t>
      </w:r>
      <w:r w:rsidR="7ECD73C5">
        <w:t xml:space="preserve"> </w:t>
      </w:r>
      <w:r w:rsidR="3A27B61C">
        <w:t>actively participate but might not</w:t>
      </w:r>
      <w:r w:rsidR="551AD7F0">
        <w:t xml:space="preserve"> </w:t>
      </w:r>
      <w:r w:rsidR="1D97A8F8">
        <w:t>necessarily</w:t>
      </w:r>
      <w:r w:rsidR="50D4067F">
        <w:t xml:space="preserve"> be</w:t>
      </w:r>
      <w:r w:rsidR="551AD7F0">
        <w:t xml:space="preserve"> </w:t>
      </w:r>
      <w:r w:rsidR="5C7A58C2">
        <w:t>involved</w:t>
      </w:r>
      <w:r w:rsidR="551AD7F0">
        <w:t xml:space="preserve"> with the </w:t>
      </w:r>
      <w:r w:rsidR="4350884C">
        <w:t>dogmatic</w:t>
      </w:r>
      <w:r w:rsidR="551AD7F0">
        <w:t xml:space="preserve"> viewpoint.</w:t>
      </w:r>
      <w:r w:rsidR="6130535D">
        <w:t xml:space="preserve"> </w:t>
      </w:r>
      <w:r w:rsidR="00040997">
        <w:t xml:space="preserve">In </w:t>
      </w:r>
      <w:r w:rsidR="6130535D">
        <w:t>the case with Gabriel, he</w:t>
      </w:r>
      <w:r w:rsidR="130FFD59">
        <w:t xml:space="preserve"> </w:t>
      </w:r>
      <w:r w:rsidR="01667D52">
        <w:t>posts</w:t>
      </w:r>
      <w:r w:rsidR="130FFD59">
        <w:t xml:space="preserve"> himself promoting the ideology,</w:t>
      </w:r>
      <w:r w:rsidR="176E184F">
        <w:t xml:space="preserve"> such as Just Be White theory, which emphasises that whiteness</w:t>
      </w:r>
      <w:r w:rsidR="58464BFC">
        <w:t xml:space="preserve"> is</w:t>
      </w:r>
      <w:r w:rsidR="15627533">
        <w:t xml:space="preserve"> to be the most </w:t>
      </w:r>
      <w:r w:rsidR="354E7720">
        <w:t>desirable</w:t>
      </w:r>
      <w:r w:rsidR="15627533">
        <w:t xml:space="preserve"> race and hence the most successful in the dating realm (</w:t>
      </w:r>
      <w:r w:rsidR="0C08C4FA">
        <w:t>Gheorghe, 2023</w:t>
      </w:r>
      <w:r w:rsidR="15627533">
        <w:t>)</w:t>
      </w:r>
      <w:r w:rsidR="36636B76">
        <w:t>.</w:t>
      </w:r>
      <w:r w:rsidR="26BD58D9">
        <w:t xml:space="preserve"> </w:t>
      </w:r>
      <w:r w:rsidR="12D11E4F">
        <w:t xml:space="preserve">It’s a belief </w:t>
      </w:r>
      <w:r w:rsidR="53F75DD2">
        <w:t>among</w:t>
      </w:r>
      <w:r w:rsidR="12D11E4F">
        <w:t xml:space="preserve"> </w:t>
      </w:r>
      <w:proofErr w:type="spellStart"/>
      <w:r w:rsidR="12D11E4F">
        <w:t>incels</w:t>
      </w:r>
      <w:proofErr w:type="spellEnd"/>
      <w:r w:rsidR="12D11E4F">
        <w:t xml:space="preserve"> that </w:t>
      </w:r>
      <w:r w:rsidR="2947E788">
        <w:t xml:space="preserve">by pursuing </w:t>
      </w:r>
      <w:proofErr w:type="spellStart"/>
      <w:r w:rsidR="2947E788">
        <w:t>whitemaxxing</w:t>
      </w:r>
      <w:proofErr w:type="spellEnd"/>
      <w:r w:rsidR="2947E788">
        <w:t xml:space="preserve"> (skin ble</w:t>
      </w:r>
      <w:r w:rsidR="7503AEDC">
        <w:t xml:space="preserve">aching, lying about one’s ethnicity and legal name changes to appear </w:t>
      </w:r>
      <w:r w:rsidR="35222683">
        <w:t>whiter) (</w:t>
      </w:r>
      <w:r w:rsidR="0B6DBF9F">
        <w:t>Wallace</w:t>
      </w:r>
      <w:r w:rsidR="18AAD8DD">
        <w:t xml:space="preserve">, 2021), </w:t>
      </w:r>
      <w:r w:rsidR="2947E788">
        <w:t>whiteness embodies a larger SMV</w:t>
      </w:r>
      <w:r w:rsidR="5B8B6FCF">
        <w:t xml:space="preserve"> since they believe that women are attracted to white people the most</w:t>
      </w:r>
      <w:r w:rsidR="15E286DD">
        <w:t xml:space="preserve">. </w:t>
      </w:r>
      <w:r w:rsidR="3F2B106A">
        <w:t xml:space="preserve">While Gabriel positions himself as </w:t>
      </w:r>
      <w:proofErr w:type="spellStart"/>
      <w:r w:rsidR="55FE0B36">
        <w:t>subculturally</w:t>
      </w:r>
      <w:proofErr w:type="spellEnd"/>
      <w:r w:rsidR="3F2B106A">
        <w:t xml:space="preserve"> knowledgeable</w:t>
      </w:r>
      <w:r w:rsidR="5F7DA1FA">
        <w:t xml:space="preserve"> about the ideology</w:t>
      </w:r>
      <w:r w:rsidR="3F2B106A">
        <w:t>, h</w:t>
      </w:r>
      <w:r w:rsidR="4A359F81">
        <w:t xml:space="preserve">e specifically </w:t>
      </w:r>
      <w:r w:rsidR="3F2B106A">
        <w:t xml:space="preserve">doesn’t really believe in the theory </w:t>
      </w:r>
      <w:r w:rsidR="6DF332CC">
        <w:t>to</w:t>
      </w:r>
      <w:r w:rsidR="3F2B106A">
        <w:t xml:space="preserve"> trolling the out</w:t>
      </w:r>
      <w:r w:rsidR="24FBCB81">
        <w:t>siders who doesn’t get the joke</w:t>
      </w:r>
      <w:r w:rsidR="5518F5B7">
        <w:t xml:space="preserve">. </w:t>
      </w:r>
      <w:r w:rsidR="2206B42A">
        <w:t xml:space="preserve">However, </w:t>
      </w:r>
      <w:r w:rsidR="7C773439">
        <w:t xml:space="preserve">Alexander belongs with the </w:t>
      </w:r>
      <w:proofErr w:type="spellStart"/>
      <w:r w:rsidR="7C773439">
        <w:t>incel</w:t>
      </w:r>
      <w:proofErr w:type="spellEnd"/>
      <w:r w:rsidR="7C773439">
        <w:t xml:space="preserve"> </w:t>
      </w:r>
      <w:r w:rsidR="2B68981C">
        <w:t>community</w:t>
      </w:r>
      <w:r w:rsidR="7C773439">
        <w:t xml:space="preserve"> as the concept of relationship in his words ‘above and beyond what most people have’</w:t>
      </w:r>
      <w:r w:rsidR="321DD32A">
        <w:t xml:space="preserve"> has pushed him towards the community but disagrees with the </w:t>
      </w:r>
      <w:r w:rsidR="1C538BEA">
        <w:t>one-sided</w:t>
      </w:r>
      <w:r w:rsidR="321DD32A">
        <w:t xml:space="preserve"> contradictory logic of other </w:t>
      </w:r>
      <w:proofErr w:type="spellStart"/>
      <w:r w:rsidR="321DD32A">
        <w:t>incels</w:t>
      </w:r>
      <w:proofErr w:type="spellEnd"/>
      <w:r w:rsidR="7170F4D3">
        <w:t xml:space="preserve"> due to only focusing on the male discrimination of looks while ignoring grievances affecting women or </w:t>
      </w:r>
      <w:proofErr w:type="spellStart"/>
      <w:r w:rsidR="7170F4D3">
        <w:t>femcels</w:t>
      </w:r>
      <w:proofErr w:type="spellEnd"/>
      <w:r w:rsidR="7170F4D3">
        <w:t xml:space="preserve"> (female </w:t>
      </w:r>
      <w:proofErr w:type="spellStart"/>
      <w:r w:rsidR="7170F4D3">
        <w:t>incels</w:t>
      </w:r>
      <w:proofErr w:type="spellEnd"/>
      <w:r w:rsidR="7170F4D3">
        <w:t>). This reflection highlights th</w:t>
      </w:r>
      <w:r w:rsidR="5E769636">
        <w:t xml:space="preserve">eir loose attachment with the community. </w:t>
      </w:r>
      <w:r w:rsidR="6372A479">
        <w:t>Therefore,</w:t>
      </w:r>
      <w:r w:rsidR="5E769636">
        <w:t xml:space="preserve"> those who challenge the said dogma </w:t>
      </w:r>
      <w:r w:rsidR="2AEA375F">
        <w:t>can</w:t>
      </w:r>
      <w:r w:rsidR="5E769636">
        <w:t xml:space="preserve"> freely enter</w:t>
      </w:r>
      <w:r w:rsidR="5C9AF758">
        <w:t xml:space="preserve">, exit and decide whether they want to participate adopt or discard the dogma. </w:t>
      </w:r>
    </w:p>
    <w:p w14:paraId="1807D8A3" w14:textId="1DCB6933" w:rsidR="009430B4" w:rsidRDefault="21BDC119" w:rsidP="009430B4">
      <w:r>
        <w:t xml:space="preserve">The findings established from the </w:t>
      </w:r>
      <w:proofErr w:type="spellStart"/>
      <w:r>
        <w:t>incel</w:t>
      </w:r>
      <w:proofErr w:type="spellEnd"/>
      <w:r>
        <w:t xml:space="preserve"> </w:t>
      </w:r>
      <w:r w:rsidR="7DD94AF6">
        <w:t>identity</w:t>
      </w:r>
      <w:r>
        <w:t xml:space="preserve"> is shaped from </w:t>
      </w:r>
      <w:r w:rsidR="3E310A77">
        <w:t>ideological</w:t>
      </w:r>
      <w:r>
        <w:t xml:space="preserve"> capture, gendered vul</w:t>
      </w:r>
      <w:r w:rsidR="175759B4">
        <w:t xml:space="preserve">nerability and algorithmic exposure within a closed off ecosystem. However, these </w:t>
      </w:r>
      <w:r w:rsidR="43782DA4">
        <w:t>sources</w:t>
      </w:r>
      <w:r w:rsidR="175759B4">
        <w:t xml:space="preserve"> </w:t>
      </w:r>
      <w:r w:rsidR="65155739">
        <w:t xml:space="preserve">do not </w:t>
      </w:r>
      <w:r w:rsidR="0E82C150">
        <w:t>consider</w:t>
      </w:r>
      <w:r w:rsidR="6496B4BE">
        <w:t xml:space="preserve"> about the political vacuum</w:t>
      </w:r>
      <w:r w:rsidR="61EA2432">
        <w:t>.</w:t>
      </w:r>
      <w:r w:rsidR="6496B4BE">
        <w:t xml:space="preserve"> The men </w:t>
      </w:r>
      <w:r w:rsidR="22FFB049">
        <w:t xml:space="preserve">documented across both sources </w:t>
      </w:r>
      <w:r w:rsidR="6496B4BE">
        <w:t xml:space="preserve">who feel that their masculinity is unrecognised are </w:t>
      </w:r>
      <w:proofErr w:type="spellStart"/>
      <w:r w:rsidR="6496B4BE">
        <w:t>suspectable</w:t>
      </w:r>
      <w:proofErr w:type="spellEnd"/>
      <w:r w:rsidR="6496B4BE">
        <w:t xml:space="preserve"> to be nudged within these far-right movement</w:t>
      </w:r>
      <w:r w:rsidR="113EC261">
        <w:t>s.</w:t>
      </w:r>
      <w:r w:rsidR="14A9CAF2">
        <w:t xml:space="preserve"> </w:t>
      </w:r>
      <w:r w:rsidR="21C7D245">
        <w:t>Misogyny</w:t>
      </w:r>
      <w:r w:rsidR="5642789D">
        <w:t xml:space="preserve"> and far right ideologies often share the ideal of a social </w:t>
      </w:r>
      <w:r w:rsidR="726F295C">
        <w:t>hierarchy</w:t>
      </w:r>
      <w:r w:rsidR="5642789D">
        <w:t xml:space="preserve"> that put (white) men on top</w:t>
      </w:r>
      <w:r w:rsidR="47957D67">
        <w:t xml:space="preserve"> while women life task is to birth make raise the next generation (</w:t>
      </w:r>
      <w:proofErr w:type="spellStart"/>
      <w:r w:rsidR="47957D67">
        <w:t>Pruden</w:t>
      </w:r>
      <w:proofErr w:type="spellEnd"/>
      <w:r w:rsidR="47957D67">
        <w:t xml:space="preserve"> et al, 2022)</w:t>
      </w:r>
      <w:r w:rsidR="3D1B3EC0">
        <w:t xml:space="preserve">. It acts as low barrier </w:t>
      </w:r>
      <w:r w:rsidR="380E3427">
        <w:t>entry point</w:t>
      </w:r>
      <w:r w:rsidR="3D1B3EC0">
        <w:t xml:space="preserve"> to</w:t>
      </w:r>
      <w:r w:rsidR="0B64256F">
        <w:t xml:space="preserve"> </w:t>
      </w:r>
      <w:r w:rsidR="2F147292">
        <w:t>far-right</w:t>
      </w:r>
      <w:r w:rsidR="0B64256F">
        <w:t xml:space="preserve"> spaces.</w:t>
      </w:r>
      <w:r w:rsidR="3DA7B93A">
        <w:t xml:space="preserve"> In addition, with the role of victimhood caused by feminism, as promoted by the </w:t>
      </w:r>
      <w:proofErr w:type="spellStart"/>
      <w:r w:rsidR="3DA7B93A">
        <w:t>manosphere</w:t>
      </w:r>
      <w:proofErr w:type="spellEnd"/>
      <w:r w:rsidR="3DA7B93A">
        <w:t xml:space="preserve">, the </w:t>
      </w:r>
      <w:r w:rsidR="688435BF">
        <w:t>frustration</w:t>
      </w:r>
      <w:r w:rsidR="3DA7B93A">
        <w:t xml:space="preserve"> </w:t>
      </w:r>
      <w:r w:rsidR="4DF1A360">
        <w:t>among</w:t>
      </w:r>
      <w:r w:rsidR="3DA7B93A">
        <w:t xml:space="preserve"> these you</w:t>
      </w:r>
      <w:r w:rsidR="75E7EF31">
        <w:t xml:space="preserve">ng men which trains them to further engage with misogynistic </w:t>
      </w:r>
      <w:r w:rsidR="0F11CC63">
        <w:t>content (</w:t>
      </w:r>
      <w:proofErr w:type="spellStart"/>
      <w:r w:rsidR="0F11CC63">
        <w:t>Wetzels</w:t>
      </w:r>
      <w:proofErr w:type="spellEnd"/>
      <w:r w:rsidR="0F11CC63">
        <w:t xml:space="preserve"> et al, 2024)</w:t>
      </w:r>
    </w:p>
    <w:p w14:paraId="33A58458" w14:textId="7302B928" w:rsidR="009430B4" w:rsidRPr="009430B4" w:rsidRDefault="009430B4" w:rsidP="0BD36A07">
      <w:pPr>
        <w:pStyle w:val="NoSpacing"/>
      </w:pPr>
    </w:p>
    <w:p w14:paraId="06B20676" w14:textId="13323EC5" w:rsidR="009430B4" w:rsidRPr="009430B4" w:rsidRDefault="009430B4" w:rsidP="009430B4">
      <w:r>
        <w:br w:type="page"/>
      </w:r>
    </w:p>
    <w:p w14:paraId="4EC1C4E8" w14:textId="54B292F5" w:rsidR="009430B4" w:rsidRPr="009430B4" w:rsidRDefault="4571B23D" w:rsidP="0BD36A07">
      <w:pPr>
        <w:pStyle w:val="Heading2"/>
      </w:pPr>
      <w:bookmarkStart w:id="23" w:name="_Toc226570423"/>
      <w:proofErr w:type="spellStart"/>
      <w:r>
        <w:t>Incel</w:t>
      </w:r>
      <w:proofErr w:type="spellEnd"/>
      <w:r>
        <w:t xml:space="preserve">- Adjacent Content and the Mainstream Reinforcement of </w:t>
      </w:r>
      <w:proofErr w:type="spellStart"/>
      <w:r>
        <w:t>Incel</w:t>
      </w:r>
      <w:proofErr w:type="spellEnd"/>
      <w:r>
        <w:t xml:space="preserve"> Ideology</w:t>
      </w:r>
      <w:bookmarkEnd w:id="23"/>
    </w:p>
    <w:p w14:paraId="4C0EB01B" w14:textId="379B6E6C" w:rsidR="5D8B79BB" w:rsidRDefault="5D8B79BB" w:rsidP="0BD36A07">
      <w:r>
        <w:t>The</w:t>
      </w:r>
      <w:r w:rsidR="65758D7B">
        <w:t xml:space="preserve"> proliferation of the </w:t>
      </w:r>
      <w:proofErr w:type="spellStart"/>
      <w:r w:rsidR="65758D7B">
        <w:t>incel</w:t>
      </w:r>
      <w:proofErr w:type="spellEnd"/>
      <w:r w:rsidR="65758D7B">
        <w:t xml:space="preserve"> ideology cannot be understood </w:t>
      </w:r>
      <w:r w:rsidR="14AB0048">
        <w:t xml:space="preserve">specifically </w:t>
      </w:r>
      <w:r w:rsidR="65758D7B">
        <w:t xml:space="preserve">through the lens </w:t>
      </w:r>
      <w:r w:rsidR="037686FA">
        <w:t xml:space="preserve">of </w:t>
      </w:r>
      <w:proofErr w:type="spellStart"/>
      <w:r w:rsidR="037686FA">
        <w:t>incel</w:t>
      </w:r>
      <w:proofErr w:type="spellEnd"/>
      <w:r w:rsidR="037686FA">
        <w:t xml:space="preserve"> spaces such as forums or closed online communities. Increasingly, its core</w:t>
      </w:r>
      <w:r w:rsidR="114F2ABB">
        <w:t xml:space="preserve"> tenants; females blame, male victimhood, sexual entitlement and the belief that society has structurally disadvantaged men </w:t>
      </w:r>
      <w:r w:rsidR="0484A856">
        <w:t>been</w:t>
      </w:r>
      <w:r w:rsidR="114F2ABB">
        <w:t xml:space="preserve"> being </w:t>
      </w:r>
      <w:r w:rsidR="4F146CFF">
        <w:t>reproduced</w:t>
      </w:r>
      <w:r w:rsidR="114F2ABB">
        <w:t xml:space="preserve"> and normalised </w:t>
      </w:r>
      <w:r w:rsidR="31F69EF7">
        <w:t>through</w:t>
      </w:r>
      <w:r w:rsidR="114F2ABB">
        <w:t xml:space="preserve"> mainstream con</w:t>
      </w:r>
      <w:r w:rsidR="7F0C6DCC">
        <w:t>tent creators</w:t>
      </w:r>
      <w:r w:rsidR="39DA0FF9">
        <w:t xml:space="preserve"> (</w:t>
      </w:r>
      <w:r w:rsidR="39DA0FF9" w:rsidRPr="0BD36A07">
        <w:rPr>
          <w:rFonts w:ascii="Arial" w:eastAsia="Arial" w:hAnsi="Arial" w:cs="Arial"/>
        </w:rPr>
        <w:t>Lindsay, 2020).</w:t>
      </w:r>
      <w:r w:rsidR="66832298" w:rsidRPr="0BD36A07">
        <w:rPr>
          <w:rFonts w:ascii="Arial" w:eastAsia="Arial" w:hAnsi="Arial" w:cs="Arial"/>
        </w:rPr>
        <w:t xml:space="preserve"> </w:t>
      </w:r>
      <w:r w:rsidR="34CBEACD">
        <w:t xml:space="preserve">Whilst these figures do not advertise </w:t>
      </w:r>
      <w:r w:rsidR="7C7E79E6">
        <w:t>themselves</w:t>
      </w:r>
      <w:r w:rsidR="34CBEACD">
        <w:t xml:space="preserve"> and </w:t>
      </w:r>
      <w:proofErr w:type="spellStart"/>
      <w:r w:rsidR="34CBEACD">
        <w:t>incels</w:t>
      </w:r>
      <w:proofErr w:type="spellEnd"/>
      <w:r w:rsidR="34CBEACD">
        <w:t xml:space="preserve">, their content serves to reinforce and legitimise </w:t>
      </w:r>
      <w:proofErr w:type="spellStart"/>
      <w:r w:rsidR="34CBEACD">
        <w:t>incel</w:t>
      </w:r>
      <w:proofErr w:type="spellEnd"/>
      <w:r w:rsidR="34CBEACD">
        <w:t xml:space="preserve"> thinking for young male audience</w:t>
      </w:r>
      <w:r w:rsidR="2B513BBA">
        <w:t xml:space="preserve">. </w:t>
      </w:r>
    </w:p>
    <w:p w14:paraId="172FF5CD" w14:textId="6CAF1815" w:rsidR="599F3C31" w:rsidRDefault="599F3C31" w:rsidP="0BD36A07">
      <w:r>
        <w:rPr>
          <w:noProof/>
        </w:rPr>
        <w:drawing>
          <wp:inline distT="0" distB="0" distL="0" distR="0" wp14:anchorId="3A943BDE" wp14:editId="32AD5A20">
            <wp:extent cx="4410075" cy="2643218"/>
            <wp:effectExtent l="0" t="0" r="0" b="0"/>
            <wp:docPr id="1243482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2099" name="Picture 1243482099"/>
                    <pic:cNvPicPr/>
                  </pic:nvPicPr>
                  <pic:blipFill>
                    <a:blip r:embed="rId17">
                      <a:extLst>
                        <a:ext uri="{28A0092B-C50C-407E-A947-70E740481C1C}">
                          <a14:useLocalDpi xmlns:a14="http://schemas.microsoft.com/office/drawing/2010/main"/>
                        </a:ext>
                      </a:extLst>
                    </a:blip>
                    <a:stretch>
                      <a:fillRect/>
                    </a:stretch>
                  </pic:blipFill>
                  <pic:spPr>
                    <a:xfrm>
                      <a:off x="0" y="0"/>
                      <a:ext cx="4410075" cy="2643218"/>
                    </a:xfrm>
                    <a:prstGeom prst="rect">
                      <a:avLst/>
                    </a:prstGeom>
                  </pic:spPr>
                </pic:pic>
              </a:graphicData>
            </a:graphic>
          </wp:inline>
        </w:drawing>
      </w:r>
      <w:r>
        <w:br/>
      </w:r>
      <w:r w:rsidR="0D49A7A5">
        <w:t xml:space="preserve">(Image </w:t>
      </w:r>
      <w:r w:rsidR="00AD0034">
        <w:t>D</w:t>
      </w:r>
      <w:r w:rsidR="00854830">
        <w:t>:</w:t>
      </w:r>
      <w:r w:rsidR="0D49A7A5">
        <w:t xml:space="preserve"> Myron</w:t>
      </w:r>
      <w:r w:rsidR="00854830">
        <w:t xml:space="preserve"> (left)</w:t>
      </w:r>
      <w:r w:rsidR="0D49A7A5">
        <w:t xml:space="preserve"> and Walker</w:t>
      </w:r>
      <w:r w:rsidR="00854830">
        <w:t xml:space="preserve"> (right)</w:t>
      </w:r>
      <w:r w:rsidR="0D49A7A5">
        <w:t xml:space="preserve"> of Fresh and Fit</w:t>
      </w:r>
      <w:r w:rsidR="00854830">
        <w:t xml:space="preserve"> podcast</w:t>
      </w:r>
      <w:r w:rsidR="0D49A7A5">
        <w:t>)</w:t>
      </w:r>
    </w:p>
    <w:p w14:paraId="341E36F5" w14:textId="455AE77C" w:rsidR="0BD36A07" w:rsidRDefault="33F546EB">
      <w:r>
        <w:t xml:space="preserve">This phenomenon is </w:t>
      </w:r>
      <w:r w:rsidR="2B3D4015">
        <w:t>exemplified</w:t>
      </w:r>
      <w:r>
        <w:t xml:space="preserve"> by Myron Gains</w:t>
      </w:r>
      <w:r w:rsidR="3D9ACE32">
        <w:t xml:space="preserve"> and Walter Weekes</w:t>
      </w:r>
      <w:r>
        <w:t xml:space="preserve"> of the Fresh and Fit podcast</w:t>
      </w:r>
      <w:r w:rsidR="5CD4B8EF">
        <w:t xml:space="preserve"> (Image X)</w:t>
      </w:r>
      <w:r>
        <w:t xml:space="preserve">, whose </w:t>
      </w:r>
      <w:r w:rsidR="2A43B0C3">
        <w:t xml:space="preserve">channel is highly influential with a broad reach, </w:t>
      </w:r>
      <w:r w:rsidR="4F6E76FC">
        <w:t>with over 297 million views and 1.6 million subscribers since their channel launched in 2020</w:t>
      </w:r>
      <w:r w:rsidR="49238FF7">
        <w:t xml:space="preserve"> on </w:t>
      </w:r>
      <w:r w:rsidR="2D48F051">
        <w:t>YouTube</w:t>
      </w:r>
      <w:r w:rsidR="49238FF7">
        <w:t xml:space="preserve"> and other streaming services who’s content consistently echoes </w:t>
      </w:r>
      <w:proofErr w:type="spellStart"/>
      <w:r w:rsidR="49238FF7">
        <w:t>incel</w:t>
      </w:r>
      <w:proofErr w:type="spellEnd"/>
      <w:r w:rsidR="49238FF7">
        <w:t xml:space="preserve"> </w:t>
      </w:r>
      <w:r w:rsidR="4F1C98FB">
        <w:t>adjacent</w:t>
      </w:r>
      <w:r w:rsidR="49238FF7">
        <w:t xml:space="preserve"> narratives under the guise of dating advice and male self-</w:t>
      </w:r>
      <w:r w:rsidR="3C79D8B0">
        <w:t>improvement</w:t>
      </w:r>
      <w:r w:rsidR="79290F22">
        <w:t>.</w:t>
      </w:r>
      <w:r w:rsidR="72E62EE9">
        <w:t xml:space="preserve"> </w:t>
      </w:r>
    </w:p>
    <w:p w14:paraId="5CB7C71B" w14:textId="167D660E" w:rsidR="0BD36A07" w:rsidRDefault="34AD7B00">
      <w:r>
        <w:t>Fresh and Fit presents itself as a lifestyle and relationship podcast, yet its recurring theme</w:t>
      </w:r>
      <w:r w:rsidR="1399767D">
        <w:t xml:space="preserve"> in many of their clips</w:t>
      </w:r>
      <w:r>
        <w:t xml:space="preserve"> is </w:t>
      </w:r>
      <w:r w:rsidR="3160A74B">
        <w:t xml:space="preserve">that framing female romantic behaviours as inherently mercenary and </w:t>
      </w:r>
      <w:r w:rsidR="088A18F2">
        <w:t>self-serving</w:t>
      </w:r>
      <w:r w:rsidR="61446BFC">
        <w:t>. Myron articulates</w:t>
      </w:r>
      <w:r w:rsidR="5C71EC3C">
        <w:t xml:space="preserve"> this</w:t>
      </w:r>
      <w:r w:rsidR="61446BFC">
        <w:t xml:space="preserve"> </w:t>
      </w:r>
      <w:r w:rsidR="59AE2BCF">
        <w:t>implicitly</w:t>
      </w:r>
      <w:r w:rsidR="61446BFC">
        <w:t xml:space="preserve"> stating that “I don’t think women want to get with normal men anymore... you’ve already seen the to</w:t>
      </w:r>
      <w:r w:rsidR="1B09ABAA">
        <w:t>p echelon of earners”</w:t>
      </w:r>
      <w:r w:rsidR="57D6CC83">
        <w:t xml:space="preserve"> </w:t>
      </w:r>
      <w:r w:rsidR="1B09ABAA">
        <w:t>(</w:t>
      </w:r>
      <w:proofErr w:type="spellStart"/>
      <w:r w:rsidR="1B09ABAA">
        <w:t>SpartanClips</w:t>
      </w:r>
      <w:proofErr w:type="spellEnd"/>
      <w:r w:rsidR="1B09ABAA">
        <w:t>, 2025</w:t>
      </w:r>
      <w:r w:rsidR="7DBEEBB2">
        <w:t>, 3:00</w:t>
      </w:r>
      <w:r w:rsidR="1B09ABAA">
        <w:t>)</w:t>
      </w:r>
      <w:r w:rsidR="0AB13224">
        <w:t xml:space="preserve">. </w:t>
      </w:r>
      <w:r w:rsidR="00304B3D">
        <w:rPr>
          <w:rStyle w:val="FootnoteReference"/>
        </w:rPr>
        <w:footnoteReference w:id="4"/>
      </w:r>
      <w:r w:rsidR="0AB13224">
        <w:t xml:space="preserve">Whilst </w:t>
      </w:r>
      <w:r w:rsidR="30FE1EB7">
        <w:t>Myron and Walker do not identify as</w:t>
      </w:r>
      <w:r w:rsidR="552C2755">
        <w:t xml:space="preserve"> </w:t>
      </w:r>
      <w:proofErr w:type="spellStart"/>
      <w:r w:rsidR="552C2755">
        <w:t>incels</w:t>
      </w:r>
      <w:proofErr w:type="spellEnd"/>
      <w:r w:rsidR="552C2755">
        <w:t xml:space="preserve">, their content operates ideologically within the same framework, presenting women as rational </w:t>
      </w:r>
      <w:r w:rsidR="21CBF687">
        <w:t>actors</w:t>
      </w:r>
      <w:r w:rsidR="552C2755">
        <w:t xml:space="preserve"> optimising </w:t>
      </w:r>
      <w:r w:rsidR="0B686DC4">
        <w:t>for male value whilst simultaneously framing men who fail to meet this standard as victims of female nature rather than circumstances (</w:t>
      </w:r>
      <w:proofErr w:type="spellStart"/>
      <w:r w:rsidR="0B686DC4">
        <w:t>SpartanClips</w:t>
      </w:r>
      <w:proofErr w:type="spellEnd"/>
      <w:r w:rsidR="0B686DC4">
        <w:t>, 2025)</w:t>
      </w:r>
      <w:r w:rsidR="02AB03E2">
        <w:t xml:space="preserve">. The hosts routinely invoke statistical and pseudoscientific language to lend authority to these </w:t>
      </w:r>
      <w:r w:rsidR="572D3EF9">
        <w:t>claims, presenting what is essentially ideological doctrine as empirical truth;</w:t>
      </w:r>
      <w:r w:rsidR="2FF27648">
        <w:t xml:space="preserve"> a rhetorical strategy consistent with broader patterns </w:t>
      </w:r>
      <w:r w:rsidR="58EF9CBC">
        <w:t>across</w:t>
      </w:r>
      <w:r w:rsidR="2FF27648">
        <w:t xml:space="preserve"> the </w:t>
      </w:r>
      <w:proofErr w:type="spellStart"/>
      <w:r w:rsidR="2FF27648">
        <w:t>manosphere</w:t>
      </w:r>
      <w:proofErr w:type="spellEnd"/>
      <w:r w:rsidR="2FF27648">
        <w:t xml:space="preserve">, where scientific </w:t>
      </w:r>
      <w:r w:rsidR="1067D709">
        <w:t>research</w:t>
      </w:r>
      <w:r w:rsidR="2FF27648">
        <w:t xml:space="preserve"> is </w:t>
      </w:r>
      <w:r w:rsidR="426FBDC5">
        <w:t>routinely</w:t>
      </w:r>
      <w:r w:rsidR="2FF27648">
        <w:t xml:space="preserve"> </w:t>
      </w:r>
      <w:r w:rsidR="73FCB0A5">
        <w:t>misinterpreted</w:t>
      </w:r>
      <w:r w:rsidR="7BEF11BE">
        <w:t xml:space="preserve"> </w:t>
      </w:r>
      <w:r w:rsidR="2FF27648">
        <w:t>and taken out of context to validate misogynistic beliefs about female behaviour</w:t>
      </w:r>
      <w:r w:rsidR="5DD06203">
        <w:t xml:space="preserve"> (</w:t>
      </w:r>
      <w:proofErr w:type="spellStart"/>
      <w:r w:rsidR="5DD06203">
        <w:t>Bachaud</w:t>
      </w:r>
      <w:proofErr w:type="spellEnd"/>
      <w:r w:rsidR="5DD06203">
        <w:t xml:space="preserve"> and Johns, 2023). </w:t>
      </w:r>
      <w:r w:rsidR="7E91F1D3">
        <w:t>Data shows that women swipe right only about 4.5% to 5% compared to men who swipe right 60% of profiles</w:t>
      </w:r>
      <w:r w:rsidR="6DD158AF">
        <w:t xml:space="preserve"> (</w:t>
      </w:r>
      <w:proofErr w:type="spellStart"/>
      <w:r w:rsidR="6DD158AF">
        <w:t>Neyt</w:t>
      </w:r>
      <w:proofErr w:type="spellEnd"/>
      <w:r w:rsidR="6DD158AF">
        <w:t xml:space="preserve">, </w:t>
      </w:r>
      <w:proofErr w:type="spellStart"/>
      <w:r w:rsidR="6DD158AF">
        <w:t>Vandenbulcke</w:t>
      </w:r>
      <w:proofErr w:type="spellEnd"/>
      <w:r w:rsidR="6DD158AF">
        <w:t xml:space="preserve"> and </w:t>
      </w:r>
      <w:proofErr w:type="spellStart"/>
      <w:r w:rsidR="6DD158AF">
        <w:t>Baert</w:t>
      </w:r>
      <w:proofErr w:type="spellEnd"/>
      <w:r w:rsidR="6DD158AF">
        <w:t>, 2019)</w:t>
      </w:r>
      <w:r w:rsidR="3F6F13A1">
        <w:t>. What</w:t>
      </w:r>
      <w:r w:rsidR="722E6B81">
        <w:t xml:space="preserve"> </w:t>
      </w:r>
      <w:r w:rsidR="6EEC6C4E">
        <w:t>these podcasts</w:t>
      </w:r>
      <w:r w:rsidR="722E6B81">
        <w:t xml:space="preserve"> bros </w:t>
      </w:r>
      <w:r w:rsidR="1B181E52">
        <w:t>interpret</w:t>
      </w:r>
      <w:r w:rsidR="722E6B81">
        <w:t xml:space="preserve"> is that women have unrealistic standards for dating,</w:t>
      </w:r>
      <w:r w:rsidR="12AD7A81">
        <w:t xml:space="preserve"> what they don’t tell you is that the</w:t>
      </w:r>
      <w:r w:rsidR="567EC983">
        <w:t xml:space="preserve"> </w:t>
      </w:r>
      <w:r w:rsidR="12AD7A81">
        <w:t xml:space="preserve">gender demographic is that there </w:t>
      </w:r>
      <w:r w:rsidR="663178D2">
        <w:t>is</w:t>
      </w:r>
      <w:r w:rsidR="12AD7A81">
        <w:t xml:space="preserve"> a</w:t>
      </w:r>
      <w:r w:rsidR="61E4291E">
        <w:t xml:space="preserve">n average of </w:t>
      </w:r>
      <w:r w:rsidR="12AD7A81">
        <w:t>3:1 ratio of men to women (75%</w:t>
      </w:r>
      <w:r w:rsidR="3C263BF0">
        <w:t xml:space="preserve"> v 25%</w:t>
      </w:r>
      <w:r w:rsidR="12AD7A81">
        <w:t>)</w:t>
      </w:r>
      <w:r w:rsidR="756253D0">
        <w:t xml:space="preserve"> (Iqbal, 2025).</w:t>
      </w:r>
      <w:r w:rsidR="33F8FB08">
        <w:t xml:space="preserve"> </w:t>
      </w:r>
      <w:r>
        <w:br/>
      </w:r>
      <w:r w:rsidR="66A61F29">
        <w:t xml:space="preserve">The podcast does not </w:t>
      </w:r>
      <w:r w:rsidR="72E193F0">
        <w:t>mealy</w:t>
      </w:r>
      <w:r w:rsidR="66A61F29">
        <w:t xml:space="preserve"> </w:t>
      </w:r>
      <w:r w:rsidR="03968FE7">
        <w:t>discuss</w:t>
      </w:r>
      <w:r w:rsidR="66A61F29">
        <w:t xml:space="preserve"> relationship</w:t>
      </w:r>
      <w:r w:rsidR="0B80D67A">
        <w:t xml:space="preserve">s, it actively reproduces a gendered </w:t>
      </w:r>
      <w:r w:rsidR="76DA1604">
        <w:t>hierarchy</w:t>
      </w:r>
      <w:r w:rsidR="0B80D67A">
        <w:t xml:space="preserve"> in which masculine worth is measured through dominance, sexual access and the </w:t>
      </w:r>
      <w:r w:rsidR="43509284">
        <w:t>subordination</w:t>
      </w:r>
      <w:r w:rsidR="0B80D67A">
        <w:t xml:space="preserve"> of female auto</w:t>
      </w:r>
      <w:r w:rsidR="4C525F95">
        <w:t>nomy.</w:t>
      </w:r>
      <w:r w:rsidR="03C78231">
        <w:t xml:space="preserve"> </w:t>
      </w:r>
    </w:p>
    <w:p w14:paraId="7560D541" w14:textId="56D9D036" w:rsidR="0BD36A07" w:rsidRDefault="2EB0FC3F">
      <w:r>
        <w:rPr>
          <w:noProof/>
        </w:rPr>
        <w:drawing>
          <wp:inline distT="0" distB="0" distL="0" distR="0" wp14:anchorId="51F825AD" wp14:editId="0E276366">
            <wp:extent cx="5105400" cy="2609973"/>
            <wp:effectExtent l="0" t="0" r="0" b="0"/>
            <wp:docPr id="2012039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9941" name="Picture 2012039941"/>
                    <pic:cNvPicPr/>
                  </pic:nvPicPr>
                  <pic:blipFill>
                    <a:blip r:embed="rId18">
                      <a:extLst>
                        <a:ext uri="{28A0092B-C50C-407E-A947-70E740481C1C}">
                          <a14:useLocalDpi xmlns:a14="http://schemas.microsoft.com/office/drawing/2010/main"/>
                        </a:ext>
                      </a:extLst>
                    </a:blip>
                    <a:srcRect b="13079"/>
                    <a:stretch>
                      <a:fillRect/>
                    </a:stretch>
                  </pic:blipFill>
                  <pic:spPr>
                    <a:xfrm>
                      <a:off x="0" y="0"/>
                      <a:ext cx="5105400" cy="2609973"/>
                    </a:xfrm>
                    <a:prstGeom prst="rect">
                      <a:avLst/>
                    </a:prstGeom>
                  </pic:spPr>
                </pic:pic>
              </a:graphicData>
            </a:graphic>
          </wp:inline>
        </w:drawing>
      </w:r>
      <w:r w:rsidR="3D7D0E37">
        <w:br/>
      </w:r>
      <w:r w:rsidR="576CFE3C">
        <w:t xml:space="preserve">(Image </w:t>
      </w:r>
      <w:r w:rsidR="00AD0034">
        <w:t>E</w:t>
      </w:r>
      <w:r w:rsidR="576CFE3C">
        <w:t>:</w:t>
      </w:r>
      <w:r w:rsidR="2EE3D3B2">
        <w:t xml:space="preserve"> </w:t>
      </w:r>
      <w:r w:rsidR="6B42658D">
        <w:t>The image shows where the women sitting around the table, the show host siting at the f</w:t>
      </w:r>
      <w:r w:rsidR="1BCC8700">
        <w:t>ront and the guest would sit in the middle</w:t>
      </w:r>
      <w:r w:rsidR="576CFE3C">
        <w:t>)</w:t>
      </w:r>
    </w:p>
    <w:p w14:paraId="06755757" w14:textId="2D78DD9F" w:rsidR="6A51CD17" w:rsidRDefault="03C78231">
      <w:r>
        <w:t xml:space="preserve">During the episodes, they invite women (usually OF creators or </w:t>
      </w:r>
      <w:r w:rsidR="7A103074">
        <w:t>feminist</w:t>
      </w:r>
      <w:r>
        <w:t>)</w:t>
      </w:r>
      <w:r w:rsidR="639B7C43">
        <w:t xml:space="preserve"> to be interrogated, contradicted and used as live “props” for the host theories about </w:t>
      </w:r>
      <w:r w:rsidR="497CFFEE">
        <w:t>female behaviour</w:t>
      </w:r>
      <w:r w:rsidR="73076D55">
        <w:t xml:space="preserve"> (</w:t>
      </w:r>
      <w:proofErr w:type="spellStart"/>
      <w:r w:rsidR="73076D55">
        <w:t>SpartanClips</w:t>
      </w:r>
      <w:proofErr w:type="spellEnd"/>
      <w:r w:rsidR="73076D55">
        <w:t>, 2025)</w:t>
      </w:r>
      <w:r w:rsidR="497CFFEE">
        <w:t xml:space="preserve">, a dynamic that </w:t>
      </w:r>
      <w:proofErr w:type="spellStart"/>
      <w:r w:rsidR="497CFFEE">
        <w:t>Connel</w:t>
      </w:r>
      <w:proofErr w:type="spellEnd"/>
      <w:r w:rsidR="497CFFEE">
        <w:t xml:space="preserve"> (2005) would </w:t>
      </w:r>
      <w:r w:rsidR="7EBBB95B">
        <w:t>be recognised</w:t>
      </w:r>
      <w:r w:rsidR="497CFFEE">
        <w:t xml:space="preserve"> as performance of hegemonic masculinity in action</w:t>
      </w:r>
      <w:r w:rsidR="316FDDD1">
        <w:t>, where</w:t>
      </w:r>
      <w:r w:rsidR="00080F67">
        <w:t xml:space="preserve"> </w:t>
      </w:r>
      <w:r w:rsidR="316FDDD1">
        <w:t>female voices are stripped of independent authority</w:t>
      </w:r>
      <w:r w:rsidR="44EF7857">
        <w:t xml:space="preserve"> through sounds effects through a sound board</w:t>
      </w:r>
      <w:r w:rsidR="316FDDD1">
        <w:t xml:space="preserve"> and repositioned as data points that confirm an already established </w:t>
      </w:r>
      <w:r w:rsidR="4E76B352">
        <w:t>ideological</w:t>
      </w:r>
      <w:r w:rsidR="316FDDD1">
        <w:t xml:space="preserve"> framework</w:t>
      </w:r>
      <w:r w:rsidR="1378F58A">
        <w:t xml:space="preserve">. The audience engages in a worldview in which men are </w:t>
      </w:r>
      <w:r w:rsidR="0F776850">
        <w:t>sovereign</w:t>
      </w:r>
      <w:r w:rsidR="1378F58A">
        <w:t xml:space="preserve"> </w:t>
      </w:r>
      <w:r w:rsidR="73B02F35">
        <w:t>e</w:t>
      </w:r>
      <w:r w:rsidR="1378F58A">
        <w:t>valuator</w:t>
      </w:r>
      <w:r w:rsidR="0F989BCF">
        <w:t>s</w:t>
      </w:r>
      <w:r w:rsidR="1378F58A">
        <w:t xml:space="preserve"> and women are objects to assess and analyse them</w:t>
      </w:r>
      <w:r w:rsidR="17D66770">
        <w:t xml:space="preserve">, comments like “When a </w:t>
      </w:r>
      <w:r w:rsidR="6AB7498A">
        <w:t>women</w:t>
      </w:r>
      <w:r w:rsidR="17D66770">
        <w:t xml:space="preserve"> be like </w:t>
      </w:r>
      <w:r w:rsidR="58E97577">
        <w:t>I</w:t>
      </w:r>
      <w:r w:rsidR="17D66770">
        <w:t xml:space="preserve"> only attract bad boy_____ broke ____ and disloyal boys... </w:t>
      </w:r>
      <w:proofErr w:type="spellStart"/>
      <w:r w:rsidR="17D66770">
        <w:t>yall</w:t>
      </w:r>
      <w:proofErr w:type="spellEnd"/>
      <w:r w:rsidR="17D66770">
        <w:t xml:space="preserve"> allow men between your legs”</w:t>
      </w:r>
      <w:r w:rsidR="744B5453">
        <w:t xml:space="preserve"> (Fresh and Fit, 2026) </w:t>
      </w:r>
      <w:r w:rsidR="511E61CD">
        <w:t xml:space="preserve">reveal how the ideological framework of the podcast is </w:t>
      </w:r>
      <w:r w:rsidR="254D2AB0">
        <w:t>absorbed</w:t>
      </w:r>
      <w:r w:rsidR="511E61CD">
        <w:t xml:space="preserve"> and reproduced by its viewership. The comment </w:t>
      </w:r>
      <w:r w:rsidR="2AEA03F1">
        <w:t>repositions</w:t>
      </w:r>
      <w:r w:rsidR="3D26A1F0">
        <w:t xml:space="preserve"> the </w:t>
      </w:r>
      <w:r w:rsidR="56442EC5">
        <w:t>women's</w:t>
      </w:r>
      <w:r w:rsidR="40873083">
        <w:t xml:space="preserve"> romantic experiences </w:t>
      </w:r>
      <w:r w:rsidR="614E800A">
        <w:t>because</w:t>
      </w:r>
      <w:r w:rsidR="40873083">
        <w:t xml:space="preserve"> of her own sexual behaviour, transferring blame entirely onto the women whilst simultaneousl</w:t>
      </w:r>
      <w:r w:rsidR="3D792070">
        <w:t xml:space="preserve">y </w:t>
      </w:r>
      <w:r w:rsidR="3432EB77">
        <w:t>invoking</w:t>
      </w:r>
      <w:r w:rsidR="3D792070">
        <w:t xml:space="preserve"> the logic of </w:t>
      </w:r>
      <w:proofErr w:type="spellStart"/>
      <w:r w:rsidR="3D792070">
        <w:t>hypergamy</w:t>
      </w:r>
      <w:proofErr w:type="spellEnd"/>
      <w:r w:rsidR="3D792070">
        <w:t xml:space="preserve"> and female sexual gatekeeping that the host consistently promote</w:t>
      </w:r>
      <w:r w:rsidR="5BCDC11B">
        <w:t xml:space="preserve"> (</w:t>
      </w:r>
      <w:proofErr w:type="spellStart"/>
      <w:r w:rsidR="5BCDC11B">
        <w:t>Marsales</w:t>
      </w:r>
      <w:proofErr w:type="spellEnd"/>
      <w:r w:rsidR="5BCDC11B">
        <w:t>, 2023)</w:t>
      </w:r>
      <w:r w:rsidR="7755FA2F">
        <w:t xml:space="preserve">. This framework is not </w:t>
      </w:r>
      <w:r w:rsidR="74DB56CB">
        <w:t>only</w:t>
      </w:r>
      <w:r w:rsidR="7755FA2F">
        <w:t xml:space="preserve"> produced from the host but reinforced </w:t>
      </w:r>
      <w:r w:rsidR="71E3D21F">
        <w:t xml:space="preserve">by the </w:t>
      </w:r>
      <w:r w:rsidR="7755FA2F">
        <w:t>audience</w:t>
      </w:r>
      <w:r w:rsidR="188B8C23">
        <w:t xml:space="preserve">, suggesting that Fresh and Fit functions not just as entertainment but as a community reinforcing the </w:t>
      </w:r>
      <w:proofErr w:type="spellStart"/>
      <w:r w:rsidR="188B8C23">
        <w:t>incel</w:t>
      </w:r>
      <w:proofErr w:type="spellEnd"/>
      <w:r w:rsidR="188B8C23">
        <w:t xml:space="preserve"> ideology </w:t>
      </w:r>
      <w:r w:rsidR="7B831841">
        <w:t>in which misogynistic assumptions about female nature are collectively validated</w:t>
      </w:r>
      <w:r w:rsidR="1878B9C7">
        <w:t>.</w:t>
      </w:r>
    </w:p>
    <w:p w14:paraId="4284E380" w14:textId="5F3D941C" w:rsidR="2440B2C7" w:rsidRDefault="2440B2C7" w:rsidP="384D63B4">
      <w:pPr>
        <w:spacing w:before="240" w:after="240"/>
        <w:rPr>
          <w:rFonts w:ascii="Aptos" w:eastAsia="Aptos" w:hAnsi="Aptos" w:cs="Aptos"/>
        </w:rPr>
      </w:pPr>
      <w:r w:rsidRPr="3881FDD9">
        <w:rPr>
          <w:rFonts w:ascii="Aptos" w:eastAsia="Aptos" w:hAnsi="Aptos" w:cs="Aptos"/>
        </w:rPr>
        <w:t xml:space="preserve">The deeper appeal of this content cannot be separated from the nostalgic masculinity argument developed earlier in this dissertation. Fresh and Fit is not ultimately about dating tactics but about mourning a gender order that no longer operates in the way these men believe it once did. The imagined golden age invoked across </w:t>
      </w:r>
      <w:proofErr w:type="spellStart"/>
      <w:r w:rsidRPr="3881FDD9">
        <w:rPr>
          <w:rFonts w:ascii="Aptos" w:eastAsia="Aptos" w:hAnsi="Aptos" w:cs="Aptos"/>
        </w:rPr>
        <w:t>incel</w:t>
      </w:r>
      <w:proofErr w:type="spellEnd"/>
      <w:r w:rsidRPr="3881FDD9">
        <w:rPr>
          <w:rFonts w:ascii="Aptos" w:eastAsia="Aptos" w:hAnsi="Aptos" w:cs="Aptos"/>
        </w:rPr>
        <w:t xml:space="preserve"> spaces, in which male dominance was assumed, female subservience was structural, and masculine worth was socially guaranteed, is the same lost world that Fresh and Fit implicitly promises to help its audience reclaim. </w:t>
      </w:r>
      <w:proofErr w:type="spellStart"/>
      <w:r w:rsidRPr="3881FDD9">
        <w:rPr>
          <w:rFonts w:ascii="Aptos" w:eastAsia="Aptos" w:hAnsi="Aptos" w:cs="Aptos"/>
        </w:rPr>
        <w:t>Messner</w:t>
      </w:r>
      <w:proofErr w:type="spellEnd"/>
      <w:r w:rsidRPr="3881FDD9">
        <w:rPr>
          <w:rFonts w:ascii="Aptos" w:eastAsia="Aptos" w:hAnsi="Aptos" w:cs="Aptos"/>
        </w:rPr>
        <w:t xml:space="preserve"> (1993) identifies precisely this </w:t>
      </w:r>
      <w:proofErr w:type="spellStart"/>
      <w:r w:rsidRPr="3881FDD9">
        <w:rPr>
          <w:rFonts w:ascii="Aptos" w:eastAsia="Aptos" w:hAnsi="Aptos" w:cs="Aptos"/>
        </w:rPr>
        <w:t>romanticisation</w:t>
      </w:r>
      <w:proofErr w:type="spellEnd"/>
      <w:r w:rsidRPr="3881FDD9">
        <w:rPr>
          <w:rFonts w:ascii="Aptos" w:eastAsia="Aptos" w:hAnsi="Aptos" w:cs="Aptos"/>
        </w:rPr>
        <w:t xml:space="preserve"> of a previous patriarchal arrangement as the defining emotional logic of backlash masculinity movements, and the podcast operates within that tradition entirely. Feminist progress is presented throughout their content not as a development that has benefited society but as</w:t>
      </w:r>
      <w:r w:rsidR="1EE14BA5" w:rsidRPr="08366478">
        <w:rPr>
          <w:rFonts w:ascii="Aptos" w:eastAsia="Aptos" w:hAnsi="Aptos" w:cs="Aptos"/>
        </w:rPr>
        <w:t xml:space="preserve"> the </w:t>
      </w:r>
      <w:r w:rsidR="1EE14BA5" w:rsidRPr="51E16607">
        <w:rPr>
          <w:rFonts w:ascii="Aptos" w:eastAsia="Aptos" w:hAnsi="Aptos" w:cs="Aptos"/>
        </w:rPr>
        <w:t xml:space="preserve">main cause for male romantic and </w:t>
      </w:r>
      <w:r w:rsidR="1EE14BA5" w:rsidRPr="3B1F20C7">
        <w:rPr>
          <w:rFonts w:ascii="Aptos" w:eastAsia="Aptos" w:hAnsi="Aptos" w:cs="Aptos"/>
        </w:rPr>
        <w:t>social</w:t>
      </w:r>
      <w:r w:rsidR="1EE14BA5" w:rsidRPr="259F29E8">
        <w:rPr>
          <w:rFonts w:ascii="Aptos" w:eastAsia="Aptos" w:hAnsi="Aptos" w:cs="Aptos"/>
        </w:rPr>
        <w:t xml:space="preserve"> </w:t>
      </w:r>
      <w:r w:rsidR="1EE14BA5" w:rsidRPr="52E81195">
        <w:rPr>
          <w:rFonts w:ascii="Aptos" w:eastAsia="Aptos" w:hAnsi="Aptos" w:cs="Aptos"/>
        </w:rPr>
        <w:t xml:space="preserve">suffering, a narrative that </w:t>
      </w:r>
      <w:r w:rsidR="1EE14BA5" w:rsidRPr="6EA0204C">
        <w:rPr>
          <w:rFonts w:ascii="Aptos" w:eastAsia="Aptos" w:hAnsi="Aptos" w:cs="Aptos"/>
        </w:rPr>
        <w:t xml:space="preserve">resonates with young men </w:t>
      </w:r>
      <w:r w:rsidR="1EE14BA5" w:rsidRPr="76E2E1C4">
        <w:rPr>
          <w:rFonts w:ascii="Aptos" w:eastAsia="Aptos" w:hAnsi="Aptos" w:cs="Aptos"/>
        </w:rPr>
        <w:t>wh</w:t>
      </w:r>
      <w:r w:rsidR="74E1F3FE" w:rsidRPr="76E2E1C4">
        <w:rPr>
          <w:rFonts w:ascii="Aptos" w:eastAsia="Aptos" w:hAnsi="Aptos" w:cs="Aptos"/>
        </w:rPr>
        <w:t>o</w:t>
      </w:r>
      <w:r w:rsidR="74E1F3FE" w:rsidRPr="6ADE3265">
        <w:rPr>
          <w:rFonts w:ascii="Aptos" w:eastAsia="Aptos" w:hAnsi="Aptos" w:cs="Aptos"/>
        </w:rPr>
        <w:t xml:space="preserve"> have </w:t>
      </w:r>
      <w:r w:rsidR="74E1F3FE" w:rsidRPr="5CCC1940">
        <w:rPr>
          <w:rFonts w:ascii="Aptos" w:eastAsia="Aptos" w:hAnsi="Aptos" w:cs="Aptos"/>
        </w:rPr>
        <w:t xml:space="preserve">already </w:t>
      </w:r>
      <w:r w:rsidR="74E1F3FE" w:rsidRPr="6D96A04A">
        <w:rPr>
          <w:rFonts w:ascii="Aptos" w:eastAsia="Aptos" w:hAnsi="Aptos" w:cs="Aptos"/>
        </w:rPr>
        <w:t xml:space="preserve">be </w:t>
      </w:r>
      <w:r w:rsidR="74E1F3FE" w:rsidRPr="23F50ED3">
        <w:rPr>
          <w:rFonts w:ascii="Aptos" w:eastAsia="Aptos" w:hAnsi="Aptos" w:cs="Aptos"/>
        </w:rPr>
        <w:t xml:space="preserve">conditioned by </w:t>
      </w:r>
      <w:r w:rsidR="74E1F3FE" w:rsidRPr="6E4B3519">
        <w:rPr>
          <w:rFonts w:ascii="Aptos" w:eastAsia="Aptos" w:hAnsi="Aptos" w:cs="Aptos"/>
        </w:rPr>
        <w:t xml:space="preserve">the gender order </w:t>
      </w:r>
      <w:r w:rsidR="74E1F3FE" w:rsidRPr="169DC2E7">
        <w:rPr>
          <w:rFonts w:ascii="Aptos" w:eastAsia="Aptos" w:hAnsi="Aptos" w:cs="Aptos"/>
        </w:rPr>
        <w:t xml:space="preserve">to </w:t>
      </w:r>
      <w:r w:rsidR="74E1F3FE" w:rsidRPr="665AD0E9">
        <w:rPr>
          <w:rFonts w:ascii="Aptos" w:eastAsia="Aptos" w:hAnsi="Aptos" w:cs="Aptos"/>
        </w:rPr>
        <w:t xml:space="preserve">experience their </w:t>
      </w:r>
      <w:r w:rsidR="74E1F3FE" w:rsidRPr="376B4FE3">
        <w:rPr>
          <w:rFonts w:ascii="Aptos" w:eastAsia="Aptos" w:hAnsi="Aptos" w:cs="Aptos"/>
        </w:rPr>
        <w:t xml:space="preserve">struggles. </w:t>
      </w:r>
      <w:r w:rsidR="76B23C29" w:rsidRPr="5AEBE4CA">
        <w:rPr>
          <w:rFonts w:ascii="Aptos" w:eastAsia="Aptos" w:hAnsi="Aptos" w:cs="Aptos"/>
        </w:rPr>
        <w:t>Empirical</w:t>
      </w:r>
      <w:r w:rsidR="74E1F3FE" w:rsidRPr="7B8BBFA4">
        <w:rPr>
          <w:rFonts w:ascii="Aptos" w:eastAsia="Aptos" w:hAnsi="Aptos" w:cs="Aptos"/>
        </w:rPr>
        <w:t xml:space="preserve"> research supports this pattern</w:t>
      </w:r>
      <w:r w:rsidR="74E1F3FE" w:rsidRPr="67633EB5">
        <w:rPr>
          <w:rFonts w:ascii="Aptos" w:eastAsia="Aptos" w:hAnsi="Aptos" w:cs="Aptos"/>
        </w:rPr>
        <w:t xml:space="preserve">, finding </w:t>
      </w:r>
      <w:r w:rsidR="74E1F3FE" w:rsidRPr="583402B3">
        <w:rPr>
          <w:rFonts w:ascii="Aptos" w:eastAsia="Aptos" w:hAnsi="Aptos" w:cs="Aptos"/>
        </w:rPr>
        <w:t xml:space="preserve">that men who </w:t>
      </w:r>
      <w:r w:rsidR="46199206" w:rsidRPr="5368C4BF">
        <w:rPr>
          <w:rFonts w:ascii="Aptos" w:eastAsia="Aptos" w:hAnsi="Aptos" w:cs="Aptos"/>
        </w:rPr>
        <w:t>perceive</w:t>
      </w:r>
      <w:r w:rsidR="74E1F3FE" w:rsidRPr="243A00BD">
        <w:rPr>
          <w:rFonts w:ascii="Aptos" w:eastAsia="Aptos" w:hAnsi="Aptos" w:cs="Aptos"/>
        </w:rPr>
        <w:t xml:space="preserve"> </w:t>
      </w:r>
      <w:r w:rsidR="74E1F3FE" w:rsidRPr="1D732BD5">
        <w:rPr>
          <w:rFonts w:ascii="Aptos" w:eastAsia="Aptos" w:hAnsi="Aptos" w:cs="Aptos"/>
        </w:rPr>
        <w:t xml:space="preserve">feminism as a </w:t>
      </w:r>
      <w:r w:rsidR="74E1F3FE" w:rsidRPr="51E9BD56">
        <w:rPr>
          <w:rFonts w:ascii="Aptos" w:eastAsia="Aptos" w:hAnsi="Aptos" w:cs="Aptos"/>
        </w:rPr>
        <w:t xml:space="preserve">threat </w:t>
      </w:r>
      <w:r w:rsidR="5B55FD50" w:rsidRPr="4944D833">
        <w:rPr>
          <w:rFonts w:ascii="Aptos" w:eastAsia="Aptos" w:hAnsi="Aptos" w:cs="Aptos"/>
        </w:rPr>
        <w:t xml:space="preserve">are </w:t>
      </w:r>
      <w:r w:rsidR="5B55FD50" w:rsidRPr="293B8275">
        <w:rPr>
          <w:rFonts w:ascii="Aptos" w:eastAsia="Aptos" w:hAnsi="Aptos" w:cs="Aptos"/>
        </w:rPr>
        <w:t xml:space="preserve">significantly more likely to adopt </w:t>
      </w:r>
      <w:proofErr w:type="spellStart"/>
      <w:r w:rsidR="5B55FD50" w:rsidRPr="6A9ADE06">
        <w:rPr>
          <w:rFonts w:ascii="Aptos" w:eastAsia="Aptos" w:hAnsi="Aptos" w:cs="Aptos"/>
        </w:rPr>
        <w:t>manosphere</w:t>
      </w:r>
      <w:proofErr w:type="spellEnd"/>
      <w:r w:rsidR="5B55FD50" w:rsidRPr="6A9ADE06">
        <w:rPr>
          <w:rFonts w:ascii="Aptos" w:eastAsia="Aptos" w:hAnsi="Aptos" w:cs="Aptos"/>
        </w:rPr>
        <w:t xml:space="preserve"> </w:t>
      </w:r>
      <w:proofErr w:type="spellStart"/>
      <w:r w:rsidR="5B55FD50" w:rsidRPr="6D75348A">
        <w:rPr>
          <w:rFonts w:ascii="Aptos" w:eastAsia="Aptos" w:hAnsi="Aptos" w:cs="Aptos"/>
        </w:rPr>
        <w:t>attituded</w:t>
      </w:r>
      <w:proofErr w:type="spellEnd"/>
      <w:r w:rsidR="5B55FD50" w:rsidRPr="6D75348A">
        <w:rPr>
          <w:rFonts w:ascii="Aptos" w:eastAsia="Aptos" w:hAnsi="Aptos" w:cs="Aptos"/>
        </w:rPr>
        <w:t xml:space="preserve"> that </w:t>
      </w:r>
      <w:r w:rsidR="5B55FD50" w:rsidRPr="1F10C9F9">
        <w:rPr>
          <w:rFonts w:ascii="Aptos" w:eastAsia="Aptos" w:hAnsi="Aptos" w:cs="Aptos"/>
        </w:rPr>
        <w:t xml:space="preserve">frame women and </w:t>
      </w:r>
      <w:r w:rsidR="5B55FD50" w:rsidRPr="42F75A4B">
        <w:rPr>
          <w:rFonts w:ascii="Aptos" w:eastAsia="Aptos" w:hAnsi="Aptos" w:cs="Aptos"/>
        </w:rPr>
        <w:t xml:space="preserve">feminist </w:t>
      </w:r>
      <w:r w:rsidR="5B55FD50" w:rsidRPr="72BD0FA4">
        <w:rPr>
          <w:rFonts w:ascii="Aptos" w:eastAsia="Aptos" w:hAnsi="Aptos" w:cs="Aptos"/>
        </w:rPr>
        <w:t xml:space="preserve">progress as </w:t>
      </w:r>
      <w:r w:rsidR="73A2E4D1" w:rsidRPr="5368C4BF">
        <w:rPr>
          <w:rFonts w:ascii="Aptos" w:eastAsia="Aptos" w:hAnsi="Aptos" w:cs="Aptos"/>
        </w:rPr>
        <w:t>responsible</w:t>
      </w:r>
      <w:r w:rsidR="5B55FD50" w:rsidRPr="4DAD7C69">
        <w:rPr>
          <w:rFonts w:ascii="Aptos" w:eastAsia="Aptos" w:hAnsi="Aptos" w:cs="Aptos"/>
        </w:rPr>
        <w:t xml:space="preserve"> for </w:t>
      </w:r>
      <w:r w:rsidR="5B55FD50" w:rsidRPr="77443122">
        <w:rPr>
          <w:rFonts w:ascii="Aptos" w:eastAsia="Aptos" w:hAnsi="Aptos" w:cs="Aptos"/>
        </w:rPr>
        <w:t xml:space="preserve">male suffering </w:t>
      </w:r>
      <w:r w:rsidR="5B55FD50" w:rsidRPr="1EA8B45E">
        <w:rPr>
          <w:rFonts w:ascii="Aptos" w:eastAsia="Aptos" w:hAnsi="Aptos" w:cs="Aptos"/>
        </w:rPr>
        <w:t>(</w:t>
      </w:r>
      <w:r w:rsidR="5B55FD50" w:rsidRPr="7C80EBC0">
        <w:rPr>
          <w:rFonts w:ascii="Aptos" w:eastAsia="Aptos" w:hAnsi="Aptos" w:cs="Aptos"/>
        </w:rPr>
        <w:t>Bukowski</w:t>
      </w:r>
      <w:r w:rsidR="5B55FD50" w:rsidRPr="1642B9F2">
        <w:rPr>
          <w:rFonts w:ascii="Aptos" w:eastAsia="Aptos" w:hAnsi="Aptos" w:cs="Aptos"/>
        </w:rPr>
        <w:t xml:space="preserve"> et al</w:t>
      </w:r>
      <w:r w:rsidR="5B55FD50" w:rsidRPr="14C94E55">
        <w:rPr>
          <w:rFonts w:ascii="Aptos" w:eastAsia="Aptos" w:hAnsi="Aptos" w:cs="Aptos"/>
        </w:rPr>
        <w:t>.,</w:t>
      </w:r>
      <w:r w:rsidR="643E95B5" w:rsidRPr="14C94E55">
        <w:rPr>
          <w:rFonts w:ascii="Aptos" w:eastAsia="Aptos" w:hAnsi="Aptos" w:cs="Aptos"/>
        </w:rPr>
        <w:t xml:space="preserve"> </w:t>
      </w:r>
      <w:r w:rsidR="643E95B5" w:rsidRPr="5AEBE4CA">
        <w:rPr>
          <w:rFonts w:ascii="Aptos" w:eastAsia="Aptos" w:hAnsi="Aptos" w:cs="Aptos"/>
        </w:rPr>
        <w:t>2025</w:t>
      </w:r>
      <w:r w:rsidR="5B55FD50" w:rsidRPr="5AEBE4CA">
        <w:rPr>
          <w:rFonts w:ascii="Aptos" w:eastAsia="Aptos" w:hAnsi="Aptos" w:cs="Aptos"/>
        </w:rPr>
        <w:t>)</w:t>
      </w:r>
    </w:p>
    <w:p w14:paraId="7EC049D6" w14:textId="4F7D42F5" w:rsidR="2440B2C7" w:rsidRDefault="2440B2C7" w:rsidP="3881FDD9">
      <w:pPr>
        <w:spacing w:before="240" w:after="240"/>
        <w:rPr>
          <w:rFonts w:ascii="Aptos" w:eastAsia="Aptos" w:hAnsi="Aptos" w:cs="Aptos"/>
        </w:rPr>
      </w:pPr>
      <w:r w:rsidRPr="3881FDD9">
        <w:rPr>
          <w:rFonts w:ascii="Aptos" w:eastAsia="Aptos" w:hAnsi="Aptos" w:cs="Aptos"/>
        </w:rPr>
        <w:t xml:space="preserve">The algorithmic function of Fresh and Fit is where its influence becomes most analytically significant. </w:t>
      </w:r>
      <w:proofErr w:type="spellStart"/>
      <w:r w:rsidRPr="3881FDD9">
        <w:rPr>
          <w:rFonts w:ascii="Aptos" w:eastAsia="Aptos" w:hAnsi="Aptos" w:cs="Aptos"/>
        </w:rPr>
        <w:t>Ging</w:t>
      </w:r>
      <w:proofErr w:type="spellEnd"/>
      <w:r w:rsidRPr="3881FDD9">
        <w:rPr>
          <w:rFonts w:ascii="Aptos" w:eastAsia="Aptos" w:hAnsi="Aptos" w:cs="Aptos"/>
        </w:rPr>
        <w:t xml:space="preserve"> (2019) maps </w:t>
      </w:r>
      <w:proofErr w:type="spellStart"/>
      <w:r w:rsidRPr="3881FDD9">
        <w:rPr>
          <w:rFonts w:ascii="Aptos" w:eastAsia="Aptos" w:hAnsi="Aptos" w:cs="Aptos"/>
        </w:rPr>
        <w:t>manosphere</w:t>
      </w:r>
      <w:proofErr w:type="spellEnd"/>
      <w:r w:rsidRPr="3881FDD9">
        <w:rPr>
          <w:rFonts w:ascii="Aptos" w:eastAsia="Aptos" w:hAnsi="Aptos" w:cs="Aptos"/>
        </w:rPr>
        <w:t xml:space="preserve"> content across a spectrum running from mainstream self</w:t>
      </w:r>
      <w:r w:rsidRPr="6C10D6E0">
        <w:rPr>
          <w:rFonts w:ascii="Aptos" w:eastAsia="Aptos" w:hAnsi="Aptos" w:cs="Aptos"/>
        </w:rPr>
        <w:t>-</w:t>
      </w:r>
      <w:r w:rsidRPr="3881FDD9">
        <w:rPr>
          <w:rFonts w:ascii="Aptos" w:eastAsia="Aptos" w:hAnsi="Aptos" w:cs="Aptos"/>
        </w:rPr>
        <w:t xml:space="preserve">improvement material at one end to explicit and organised misogyny at the other, with creators at every point along that continuum sharing a common ideological grammar whilst varying in how directly they express it. Fresh and Fit </w:t>
      </w:r>
      <w:r w:rsidR="18F72BF6" w:rsidRPr="4E5FE0F3">
        <w:rPr>
          <w:rFonts w:ascii="Aptos" w:eastAsia="Aptos" w:hAnsi="Aptos" w:cs="Aptos"/>
        </w:rPr>
        <w:t>sit</w:t>
      </w:r>
      <w:r w:rsidRPr="3881FDD9">
        <w:rPr>
          <w:rFonts w:ascii="Aptos" w:eastAsia="Aptos" w:hAnsi="Aptos" w:cs="Aptos"/>
        </w:rPr>
        <w:t xml:space="preserve"> deliberately at the accessible end of this spectrum. Its high production values, entertainment framing and aspirational presentation of its hosts ensure that it does not trigger the resistance a more overtly extreme source might provoke in a casual viewer. A young man who begins by watching general dating advice content is algorithmically guided toward Fresh and Fit, where </w:t>
      </w:r>
      <w:proofErr w:type="spellStart"/>
      <w:r w:rsidRPr="3881FDD9">
        <w:rPr>
          <w:rFonts w:ascii="Aptos" w:eastAsia="Aptos" w:hAnsi="Aptos" w:cs="Aptos"/>
        </w:rPr>
        <w:t>incel</w:t>
      </w:r>
      <w:proofErr w:type="spellEnd"/>
      <w:r w:rsidRPr="3881FDD9">
        <w:rPr>
          <w:rFonts w:ascii="Aptos" w:eastAsia="Aptos" w:hAnsi="Aptos" w:cs="Aptos"/>
        </w:rPr>
        <w:t xml:space="preserve"> adjacent assumptions are introduced gradually and presented as common sense. By the time explicitly </w:t>
      </w:r>
      <w:proofErr w:type="spellStart"/>
      <w:r w:rsidRPr="3881FDD9">
        <w:rPr>
          <w:rFonts w:ascii="Aptos" w:eastAsia="Aptos" w:hAnsi="Aptos" w:cs="Aptos"/>
        </w:rPr>
        <w:t>incel</w:t>
      </w:r>
      <w:proofErr w:type="spellEnd"/>
      <w:r w:rsidRPr="3881FDD9">
        <w:rPr>
          <w:rFonts w:ascii="Aptos" w:eastAsia="Aptos" w:hAnsi="Aptos" w:cs="Aptos"/>
        </w:rPr>
        <w:t xml:space="preserve"> content appears in his recommendations, the ideological groundwork has already been laid, making radicalisation feel less like a conversion and more like a natural deepening of understanding. This is ideological priming operating through entertainment, and it is far more effective for being largely invisible to its </w:t>
      </w:r>
      <w:r w:rsidR="5C76DF77" w:rsidRPr="37BB77BC">
        <w:rPr>
          <w:rFonts w:ascii="Aptos" w:eastAsia="Aptos" w:hAnsi="Aptos" w:cs="Aptos"/>
        </w:rPr>
        <w:t>audience.</w:t>
      </w:r>
    </w:p>
    <w:p w14:paraId="062F5B48" w14:textId="33DA73CE" w:rsidR="05430308" w:rsidRDefault="1FC01E2C" w:rsidP="05430308">
      <w:pPr>
        <w:spacing w:before="240" w:after="240"/>
        <w:rPr>
          <w:rFonts w:ascii="Aptos" w:eastAsia="Aptos" w:hAnsi="Aptos" w:cs="Aptos"/>
        </w:rPr>
      </w:pPr>
      <w:r w:rsidRPr="4ECA3BFD">
        <w:rPr>
          <w:rFonts w:ascii="Aptos" w:eastAsia="Aptos" w:hAnsi="Aptos" w:cs="Aptos"/>
        </w:rPr>
        <w:t xml:space="preserve">Ultimately the significance of Fresh and Fit lies not in what it explicitly says but in what it normalises. Unlike dedicated </w:t>
      </w:r>
      <w:proofErr w:type="spellStart"/>
      <w:r w:rsidRPr="4ECA3BFD">
        <w:rPr>
          <w:rFonts w:ascii="Aptos" w:eastAsia="Aptos" w:hAnsi="Aptos" w:cs="Aptos"/>
        </w:rPr>
        <w:t>incel</w:t>
      </w:r>
      <w:proofErr w:type="spellEnd"/>
      <w:r w:rsidRPr="4ECA3BFD">
        <w:rPr>
          <w:rFonts w:ascii="Aptos" w:eastAsia="Aptos" w:hAnsi="Aptos" w:cs="Aptos"/>
        </w:rPr>
        <w:t xml:space="preserve"> forums which require active seeking and community membership, Fresh and Fit </w:t>
      </w:r>
      <w:r w:rsidRPr="2DD27E52">
        <w:rPr>
          <w:rFonts w:ascii="Aptos" w:eastAsia="Aptos" w:hAnsi="Aptos" w:cs="Aptos"/>
        </w:rPr>
        <w:t>deliver</w:t>
      </w:r>
      <w:r w:rsidRPr="4ECA3BFD">
        <w:rPr>
          <w:rFonts w:ascii="Aptos" w:eastAsia="Aptos" w:hAnsi="Aptos" w:cs="Aptos"/>
        </w:rPr>
        <w:t xml:space="preserve"> ideologically equivalent assumptions about female nature and male entitlement passively to audiences who would likely reject the </w:t>
      </w:r>
      <w:proofErr w:type="spellStart"/>
      <w:r w:rsidRPr="4ECA3BFD">
        <w:rPr>
          <w:rFonts w:ascii="Aptos" w:eastAsia="Aptos" w:hAnsi="Aptos" w:cs="Aptos"/>
        </w:rPr>
        <w:t>incel</w:t>
      </w:r>
      <w:proofErr w:type="spellEnd"/>
      <w:r w:rsidRPr="4ECA3BFD">
        <w:rPr>
          <w:rFonts w:ascii="Aptos" w:eastAsia="Aptos" w:hAnsi="Aptos" w:cs="Aptos"/>
        </w:rPr>
        <w:t xml:space="preserve"> label entirely. The algorithmic architecture of YouTube ensures this content reaches young men before any explicitly </w:t>
      </w:r>
      <w:proofErr w:type="spellStart"/>
      <w:r w:rsidRPr="4ECA3BFD">
        <w:rPr>
          <w:rFonts w:ascii="Aptos" w:eastAsia="Aptos" w:hAnsi="Aptos" w:cs="Aptos"/>
        </w:rPr>
        <w:t>incel</w:t>
      </w:r>
      <w:proofErr w:type="spellEnd"/>
      <w:r w:rsidRPr="4ECA3BFD">
        <w:rPr>
          <w:rFonts w:ascii="Aptos" w:eastAsia="Aptos" w:hAnsi="Aptos" w:cs="Aptos"/>
        </w:rPr>
        <w:t xml:space="preserve"> material enters their recommendations, embedding the gendered logic that sustains </w:t>
      </w:r>
      <w:proofErr w:type="spellStart"/>
      <w:r w:rsidRPr="4ECA3BFD">
        <w:rPr>
          <w:rFonts w:ascii="Aptos" w:eastAsia="Aptos" w:hAnsi="Aptos" w:cs="Aptos"/>
        </w:rPr>
        <w:t>incel</w:t>
      </w:r>
      <w:proofErr w:type="spellEnd"/>
      <w:r w:rsidRPr="4ECA3BFD">
        <w:rPr>
          <w:rFonts w:ascii="Aptos" w:eastAsia="Aptos" w:hAnsi="Aptos" w:cs="Aptos"/>
        </w:rPr>
        <w:t xml:space="preserve"> identity gradually rather than through any single radicalising encounter. This is precisely what </w:t>
      </w:r>
      <w:proofErr w:type="spellStart"/>
      <w:r w:rsidRPr="4ECA3BFD">
        <w:rPr>
          <w:rFonts w:ascii="Aptos" w:eastAsia="Aptos" w:hAnsi="Aptos" w:cs="Aptos"/>
        </w:rPr>
        <w:t>Ging</w:t>
      </w:r>
      <w:proofErr w:type="spellEnd"/>
      <w:r w:rsidRPr="4ECA3BFD">
        <w:rPr>
          <w:rFonts w:ascii="Aptos" w:eastAsia="Aptos" w:hAnsi="Aptos" w:cs="Aptos"/>
        </w:rPr>
        <w:t xml:space="preserve"> (2019) identifies as the ideological function of mainstream adjacent </w:t>
      </w:r>
      <w:proofErr w:type="spellStart"/>
      <w:r w:rsidRPr="4ECA3BFD">
        <w:rPr>
          <w:rFonts w:ascii="Aptos" w:eastAsia="Aptos" w:hAnsi="Aptos" w:cs="Aptos"/>
        </w:rPr>
        <w:t>manosphere</w:t>
      </w:r>
      <w:proofErr w:type="spellEnd"/>
      <w:r w:rsidRPr="4ECA3BFD">
        <w:rPr>
          <w:rFonts w:ascii="Aptos" w:eastAsia="Aptos" w:hAnsi="Aptos" w:cs="Aptos"/>
        </w:rPr>
        <w:t xml:space="preserve"> content</w:t>
      </w:r>
      <w:r w:rsidRPr="55A4499D">
        <w:rPr>
          <w:rFonts w:ascii="Aptos" w:eastAsia="Aptos" w:hAnsi="Aptos" w:cs="Aptos"/>
        </w:rPr>
        <w:t xml:space="preserve">. </w:t>
      </w:r>
      <w:r w:rsidRPr="008C6A17">
        <w:rPr>
          <w:rFonts w:ascii="Aptos" w:eastAsia="Aptos" w:hAnsi="Aptos" w:cs="Aptos"/>
        </w:rPr>
        <w:t>The</w:t>
      </w:r>
      <w:r w:rsidRPr="4ECA3BFD">
        <w:rPr>
          <w:rFonts w:ascii="Aptos" w:eastAsia="Aptos" w:hAnsi="Aptos" w:cs="Aptos"/>
        </w:rPr>
        <w:t xml:space="preserve"> boundary between mainstream masculinity content and </w:t>
      </w:r>
      <w:proofErr w:type="spellStart"/>
      <w:r w:rsidRPr="4ECA3BFD">
        <w:rPr>
          <w:rFonts w:ascii="Aptos" w:eastAsia="Aptos" w:hAnsi="Aptos" w:cs="Aptos"/>
        </w:rPr>
        <w:t>incel</w:t>
      </w:r>
      <w:proofErr w:type="spellEnd"/>
      <w:r w:rsidRPr="4ECA3BFD">
        <w:rPr>
          <w:rFonts w:ascii="Aptos" w:eastAsia="Aptos" w:hAnsi="Aptos" w:cs="Aptos"/>
        </w:rPr>
        <w:t xml:space="preserve"> ideology has not held but has become permeable, and it is through that permeability that </w:t>
      </w:r>
      <w:proofErr w:type="spellStart"/>
      <w:r w:rsidRPr="4ECA3BFD">
        <w:rPr>
          <w:rFonts w:ascii="Aptos" w:eastAsia="Aptos" w:hAnsi="Aptos" w:cs="Aptos"/>
        </w:rPr>
        <w:t>incel</w:t>
      </w:r>
      <w:proofErr w:type="spellEnd"/>
      <w:r w:rsidRPr="4ECA3BFD">
        <w:rPr>
          <w:rFonts w:ascii="Aptos" w:eastAsia="Aptos" w:hAnsi="Aptos" w:cs="Aptos"/>
        </w:rPr>
        <w:t xml:space="preserve"> adjacent identity among young men is most invisibly and most effectively shaped</w:t>
      </w:r>
      <w:r w:rsidRPr="18DC499C">
        <w:rPr>
          <w:rFonts w:ascii="Aptos" w:eastAsia="Aptos" w:hAnsi="Aptos" w:cs="Aptos"/>
        </w:rPr>
        <w:t xml:space="preserve"> </w:t>
      </w:r>
      <w:r w:rsidRPr="0043B6D7">
        <w:rPr>
          <w:rFonts w:ascii="Aptos" w:eastAsia="Aptos" w:hAnsi="Aptos" w:cs="Aptos"/>
        </w:rPr>
        <w:t>(Bukowski et al., 2025</w:t>
      </w:r>
      <w:r w:rsidRPr="18DC499C">
        <w:rPr>
          <w:rFonts w:ascii="Aptos" w:eastAsia="Aptos" w:hAnsi="Aptos" w:cs="Aptos"/>
        </w:rPr>
        <w:t>).</w:t>
      </w:r>
    </w:p>
    <w:p w14:paraId="783828D8" w14:textId="38084BF1" w:rsidR="05430308" w:rsidRDefault="05430308" w:rsidP="05430308">
      <w:pPr>
        <w:spacing w:before="240" w:after="240"/>
        <w:rPr>
          <w:rFonts w:ascii="Aptos" w:eastAsia="Aptos" w:hAnsi="Aptos" w:cs="Aptos"/>
        </w:rPr>
      </w:pPr>
    </w:p>
    <w:p w14:paraId="199C01F8" w14:textId="458044E3" w:rsidR="3881FDD9" w:rsidRDefault="3881FDD9"/>
    <w:p w14:paraId="387BF44C" w14:textId="3BCA2718" w:rsidR="00A21148" w:rsidRDefault="006350FC" w:rsidP="0BC3A46C">
      <w:r>
        <w:br w:type="page"/>
      </w:r>
    </w:p>
    <w:p w14:paraId="0CE28D73" w14:textId="08F8BC21" w:rsidR="00A21148" w:rsidRDefault="006350FC" w:rsidP="0BC3A46C">
      <w:bookmarkStart w:id="24" w:name="_Toc226570424"/>
      <w:r w:rsidRPr="3863C216">
        <w:rPr>
          <w:rStyle w:val="Heading1Char"/>
        </w:rPr>
        <w:t>Discussion</w:t>
      </w:r>
      <w:bookmarkEnd w:id="24"/>
      <w:r>
        <w:t xml:space="preserve"> </w:t>
      </w:r>
    </w:p>
    <w:p w14:paraId="63933568" w14:textId="458AFDFA" w:rsidR="103BCF41" w:rsidRDefault="103BCF41">
      <w:r>
        <w:t xml:space="preserve">The findings presented across all three themes: </w:t>
      </w:r>
      <w:proofErr w:type="spellStart"/>
      <w:r>
        <w:t>Incel</w:t>
      </w:r>
      <w:proofErr w:type="spellEnd"/>
      <w:r>
        <w:t xml:space="preserve"> pipeline, </w:t>
      </w:r>
      <w:r w:rsidR="468B31C2">
        <w:t>ideological</w:t>
      </w:r>
      <w:r>
        <w:t xml:space="preserve"> dogma and </w:t>
      </w:r>
      <w:proofErr w:type="spellStart"/>
      <w:r>
        <w:t>incel</w:t>
      </w:r>
      <w:proofErr w:type="spellEnd"/>
      <w:r>
        <w:t xml:space="preserve"> adjacent mainstream content</w:t>
      </w:r>
      <w:r w:rsidR="4EEAC3AB">
        <w:t xml:space="preserve"> all collectively reveal that the </w:t>
      </w:r>
      <w:proofErr w:type="spellStart"/>
      <w:r w:rsidR="4EEAC3AB">
        <w:t>incel</w:t>
      </w:r>
      <w:proofErr w:type="spellEnd"/>
      <w:r w:rsidR="4EEAC3AB">
        <w:t xml:space="preserve"> identity </w:t>
      </w:r>
      <w:r w:rsidR="796959AA">
        <w:t>among</w:t>
      </w:r>
      <w:r w:rsidR="4EEAC3AB">
        <w:t xml:space="preserve"> men is formed through a </w:t>
      </w:r>
      <w:r w:rsidR="668CCACB">
        <w:t>structured</w:t>
      </w:r>
      <w:r w:rsidR="4EEAC3AB">
        <w:t xml:space="preserve"> process operating across multiple digital </w:t>
      </w:r>
      <w:r w:rsidR="2E308826">
        <w:t>environments</w:t>
      </w:r>
      <w:r w:rsidR="4490F9EC">
        <w:t xml:space="preserve"> at the same time</w:t>
      </w:r>
      <w:r w:rsidR="03FA518B">
        <w:t xml:space="preserve">. Taken together, the themes demonstrate that Connell’s (2005) gender order doesn’t </w:t>
      </w:r>
      <w:r w:rsidR="315ED50B">
        <w:t>merely</w:t>
      </w:r>
      <w:r w:rsidR="03FA518B">
        <w:t xml:space="preserve"> provide the backdrop to this process but actively produces the conditions that make it possible.</w:t>
      </w:r>
      <w:r w:rsidR="2F1BAC8B">
        <w:t xml:space="preserve"> By positioning masculinity as the be all end all alongside sexual and romantic success, the gender order generates </w:t>
      </w:r>
      <w:r w:rsidR="7CF094F3">
        <w:t xml:space="preserve">accumulates gendered vulnerability that </w:t>
      </w:r>
      <w:proofErr w:type="spellStart"/>
      <w:r w:rsidR="7CF094F3">
        <w:t>incel</w:t>
      </w:r>
      <w:proofErr w:type="spellEnd"/>
      <w:r w:rsidR="7CF094F3">
        <w:t xml:space="preserve"> spaces, ideological communities and mainstream content creators all draw upon</w:t>
      </w:r>
      <w:r w:rsidR="5AA85008">
        <w:t>, each reinforcing the other.</w:t>
      </w:r>
    </w:p>
    <w:p w14:paraId="4FB868C2" w14:textId="7DB9EF4D" w:rsidR="2B9B1647" w:rsidRDefault="2B9B1647">
      <w:r>
        <w:t xml:space="preserve">Where the two primary </w:t>
      </w:r>
      <w:r w:rsidR="6A95F03E">
        <w:t>sources</w:t>
      </w:r>
      <w:r>
        <w:t xml:space="preserve"> complement one another most clearly is in mapping the trajectory from vulnerability to entrenchment</w:t>
      </w:r>
      <w:r w:rsidR="482301E7">
        <w:t xml:space="preserve">. Anderson (2024) documents the early and middle stages of this process; men </w:t>
      </w:r>
      <w:r w:rsidR="1B70B79D">
        <w:t>drifting</w:t>
      </w:r>
      <w:r w:rsidR="53AC2335">
        <w:t xml:space="preserve"> into </w:t>
      </w:r>
      <w:proofErr w:type="spellStart"/>
      <w:r w:rsidR="53AC2335">
        <w:t>incel</w:t>
      </w:r>
      <w:proofErr w:type="spellEnd"/>
      <w:r w:rsidR="53AC2335">
        <w:t xml:space="preserve"> spaces not through conviction but through </w:t>
      </w:r>
      <w:r w:rsidR="09CDAC99">
        <w:t>loneliness</w:t>
      </w:r>
      <w:r w:rsidR="53AC2335">
        <w:t>, finding community before they find ideology. While the SBS d</w:t>
      </w:r>
      <w:r w:rsidR="08311806">
        <w:t>ocumentary (2023) captures the endpoint of the same trajectory, where community has long since been replaced by consolidated grievance</w:t>
      </w:r>
      <w:r w:rsidR="313702A1">
        <w:t xml:space="preserve"> and the ideological framework </w:t>
      </w:r>
      <w:r w:rsidR="3D575308">
        <w:t xml:space="preserve">has </w:t>
      </w:r>
      <w:r w:rsidR="3F2B4FC6">
        <w:t>become</w:t>
      </w:r>
      <w:r w:rsidR="3D575308">
        <w:t xml:space="preserve"> </w:t>
      </w:r>
      <w:r w:rsidR="3F2B4FC6">
        <w:t>indistinguishable</w:t>
      </w:r>
      <w:r w:rsidR="3D575308">
        <w:t xml:space="preserve"> from personal identity. By engaging with these sources, you would</w:t>
      </w:r>
      <w:r w:rsidR="673B4338">
        <w:t xml:space="preserve"> naturally</w:t>
      </w:r>
      <w:r w:rsidR="3D575308">
        <w:t xml:space="preserve"> </w:t>
      </w:r>
      <w:r w:rsidR="0C5FB70E">
        <w:t>conclude</w:t>
      </w:r>
      <w:r w:rsidR="41B3497B">
        <w:t xml:space="preserve"> that the pipeline is running precisely </w:t>
      </w:r>
      <w:r w:rsidR="61FE2CEF">
        <w:t>because it meets emotional needs firsts and ideological framing second.</w:t>
      </w:r>
    </w:p>
    <w:p w14:paraId="19B67A7E" w14:textId="79277EBD" w:rsidR="035F92CE" w:rsidRDefault="035F92CE" w:rsidP="3863C216">
      <w:r w:rsidRPr="3863C216">
        <w:rPr>
          <w:rFonts w:ascii="Aptos" w:eastAsia="Aptos" w:hAnsi="Aptos" w:cs="Aptos"/>
        </w:rPr>
        <w:t xml:space="preserve">However, the sources also contradict one another in analytically productive ways. Anderson's (2024) findings complicate any straightforward radicalisation narrative by documenting participants like Gabriel and Alexander whose relationship to </w:t>
      </w:r>
      <w:proofErr w:type="spellStart"/>
      <w:r w:rsidRPr="3863C216">
        <w:rPr>
          <w:rFonts w:ascii="Aptos" w:eastAsia="Aptos" w:hAnsi="Aptos" w:cs="Aptos"/>
        </w:rPr>
        <w:t>incel</w:t>
      </w:r>
      <w:proofErr w:type="spellEnd"/>
      <w:r w:rsidRPr="3863C216">
        <w:rPr>
          <w:rFonts w:ascii="Aptos" w:eastAsia="Aptos" w:hAnsi="Aptos" w:cs="Aptos"/>
        </w:rPr>
        <w:t xml:space="preserve"> ideology is ironic, ambivalent or partial. These cases reveal that ideological dogma does not operate uniformly, as some men inhabit these spaces without fully internalising the belief system, suggesting the community and the ideology are separable in ways the documentary does not capture. The documentary, by focusing on the most entrenched participants, risks presenting the extreme end of the pipeline as representative of </w:t>
      </w:r>
      <w:proofErr w:type="spellStart"/>
      <w:r w:rsidRPr="3863C216">
        <w:rPr>
          <w:rFonts w:ascii="Aptos" w:eastAsia="Aptos" w:hAnsi="Aptos" w:cs="Aptos"/>
        </w:rPr>
        <w:t>incel</w:t>
      </w:r>
      <w:proofErr w:type="spellEnd"/>
      <w:r w:rsidRPr="3863C216">
        <w:rPr>
          <w:rFonts w:ascii="Aptos" w:eastAsia="Aptos" w:hAnsi="Aptos" w:cs="Aptos"/>
        </w:rPr>
        <w:t xml:space="preserve"> identity broadly, a limitation that Anderson's more nuanced participant data usefully corrects.</w:t>
      </w:r>
    </w:p>
    <w:p w14:paraId="4E6A7B38" w14:textId="5D190F21" w:rsidR="67612162" w:rsidRDefault="67612162" w:rsidP="3863C216">
      <w:r w:rsidRPr="3863C216">
        <w:rPr>
          <w:rFonts w:ascii="Aptos" w:eastAsia="Aptos" w:hAnsi="Aptos" w:cs="Aptos"/>
        </w:rPr>
        <w:t xml:space="preserve">A notable gap across all three themes is the limited engagement with the algorithmic mechanisms that connect them. Both primary sources predate the more developed body of research on algorithmic radicalisation, and neither directly addresses how platform recommendation systems move individual users from self-improvement content through mainstream adjacent material like Fresh and Fit and into explicitly </w:t>
      </w:r>
      <w:proofErr w:type="spellStart"/>
      <w:r w:rsidRPr="3863C216">
        <w:rPr>
          <w:rFonts w:ascii="Aptos" w:eastAsia="Aptos" w:hAnsi="Aptos" w:cs="Aptos"/>
        </w:rPr>
        <w:t>incel</w:t>
      </w:r>
      <w:proofErr w:type="spellEnd"/>
      <w:r w:rsidRPr="3863C216">
        <w:rPr>
          <w:rFonts w:ascii="Aptos" w:eastAsia="Aptos" w:hAnsi="Aptos" w:cs="Aptos"/>
        </w:rPr>
        <w:t xml:space="preserve"> communities. This is arguably the missing piece of the analysis. Understanding the precise algorithmic pathway would strengthen the empirical foundation of the pipeline argument considerably and would have meaningful implications for how platforms and policymakers might intervene. Without it, the analysis can map the ideological terrain young men travel through but cannot fully account for the infrastructure that determines the route.</w:t>
      </w:r>
    </w:p>
    <w:p w14:paraId="2D45E65D" w14:textId="634B9DD2" w:rsidR="3863C216" w:rsidRDefault="3863C216">
      <w:r>
        <w:br w:type="page"/>
      </w:r>
    </w:p>
    <w:p w14:paraId="024A8146" w14:textId="098BE574" w:rsidR="475F783D" w:rsidRDefault="475F783D" w:rsidP="009B5B0D">
      <w:pPr>
        <w:pStyle w:val="Heading1"/>
      </w:pPr>
      <w:bookmarkStart w:id="25" w:name="_Toc226570425"/>
      <w:r>
        <w:t>Refle</w:t>
      </w:r>
      <w:r w:rsidR="6FD04AEA">
        <w:t>xivity</w:t>
      </w:r>
      <w:r>
        <w:t xml:space="preserve"> Account</w:t>
      </w:r>
      <w:bookmarkEnd w:id="25"/>
      <w:r>
        <w:t xml:space="preserve"> </w:t>
      </w:r>
    </w:p>
    <w:p w14:paraId="773C8E86" w14:textId="520990B7" w:rsidR="3863C216" w:rsidRDefault="009B7395" w:rsidP="3863C216">
      <w:pPr>
        <w:rPr>
          <w:rFonts w:ascii="Aptos" w:eastAsia="Aptos" w:hAnsi="Aptos" w:cs="Aptos"/>
        </w:rPr>
      </w:pPr>
      <w:r w:rsidRPr="1E3E00DE">
        <w:rPr>
          <w:rFonts w:ascii="Aptos" w:eastAsia="Aptos" w:hAnsi="Aptos" w:cs="Aptos"/>
        </w:rPr>
        <w:t>Refle</w:t>
      </w:r>
      <w:r w:rsidR="00765382" w:rsidRPr="1E3E00DE">
        <w:rPr>
          <w:rFonts w:ascii="Aptos" w:eastAsia="Aptos" w:hAnsi="Aptos" w:cs="Aptos"/>
        </w:rPr>
        <w:t xml:space="preserve">xivity in qualitative and interpretive </w:t>
      </w:r>
      <w:r w:rsidR="016AD794" w:rsidRPr="1E3E00DE">
        <w:rPr>
          <w:rFonts w:ascii="Aptos" w:eastAsia="Aptos" w:hAnsi="Aptos" w:cs="Aptos"/>
        </w:rPr>
        <w:t>research</w:t>
      </w:r>
      <w:r w:rsidR="00765382" w:rsidRPr="1E3E00DE">
        <w:rPr>
          <w:rFonts w:ascii="Aptos" w:eastAsia="Aptos" w:hAnsi="Aptos" w:cs="Aptos"/>
        </w:rPr>
        <w:t xml:space="preserve"> requires the researcher to examine how their own social position, experiences and motivations may have shaped the research process and its interpretive outcome </w:t>
      </w:r>
      <w:r w:rsidR="6CC73FB7" w:rsidRPr="1E3E00DE">
        <w:rPr>
          <w:rFonts w:ascii="Aptos" w:eastAsia="Aptos" w:hAnsi="Aptos" w:cs="Aptos"/>
        </w:rPr>
        <w:t>(Holmes, 2020). My initial exposure</w:t>
      </w:r>
      <w:r w:rsidR="1CB58D10" w:rsidRPr="1E3E00DE">
        <w:rPr>
          <w:rFonts w:ascii="Aptos" w:eastAsia="Aptos" w:hAnsi="Aptos" w:cs="Aptos"/>
        </w:rPr>
        <w:t xml:space="preserve"> to the content ecosystem analysed in this </w:t>
      </w:r>
      <w:r w:rsidR="58477A00" w:rsidRPr="1E3E00DE">
        <w:rPr>
          <w:rFonts w:ascii="Aptos" w:eastAsia="Aptos" w:hAnsi="Aptos" w:cs="Aptos"/>
        </w:rPr>
        <w:t>dissertation</w:t>
      </w:r>
      <w:r w:rsidR="1CB58D10" w:rsidRPr="1E3E00DE">
        <w:rPr>
          <w:rFonts w:ascii="Aptos" w:eastAsia="Aptos" w:hAnsi="Aptos" w:cs="Aptos"/>
        </w:rPr>
        <w:t xml:space="preserve"> did not begin with </w:t>
      </w:r>
      <w:proofErr w:type="spellStart"/>
      <w:r w:rsidR="1CB58D10" w:rsidRPr="1E3E00DE">
        <w:rPr>
          <w:rFonts w:ascii="Aptos" w:eastAsia="Aptos" w:hAnsi="Aptos" w:cs="Aptos"/>
        </w:rPr>
        <w:t>incel</w:t>
      </w:r>
      <w:proofErr w:type="spellEnd"/>
      <w:r w:rsidR="1CB58D10" w:rsidRPr="1E3E00DE">
        <w:rPr>
          <w:rFonts w:ascii="Aptos" w:eastAsia="Aptos" w:hAnsi="Aptos" w:cs="Aptos"/>
        </w:rPr>
        <w:t xml:space="preserve"> communities but with </w:t>
      </w:r>
      <w:r w:rsidR="3CC4D324" w:rsidRPr="1E3E00DE">
        <w:rPr>
          <w:rFonts w:ascii="Aptos" w:eastAsia="Aptos" w:hAnsi="Aptos" w:cs="Aptos"/>
        </w:rPr>
        <w:t>self-improvement</w:t>
      </w:r>
      <w:r w:rsidR="1CB58D10" w:rsidRPr="1E3E00DE">
        <w:rPr>
          <w:rFonts w:ascii="Aptos" w:eastAsia="Aptos" w:hAnsi="Aptos" w:cs="Aptos"/>
        </w:rPr>
        <w:t xml:space="preserve"> spaces</w:t>
      </w:r>
      <w:r w:rsidR="0FCB42EA" w:rsidRPr="1E3E00DE">
        <w:rPr>
          <w:rFonts w:ascii="Aptos" w:eastAsia="Aptos" w:hAnsi="Aptos" w:cs="Aptos"/>
        </w:rPr>
        <w:t xml:space="preserve"> around May 2024 – June 2025</w:t>
      </w:r>
      <w:r w:rsidR="1CB58D10" w:rsidRPr="1E3E00DE">
        <w:rPr>
          <w:rFonts w:ascii="Aptos" w:eastAsia="Aptos" w:hAnsi="Aptos" w:cs="Aptos"/>
        </w:rPr>
        <w:t>; conte</w:t>
      </w:r>
      <w:r w:rsidR="67B607D5" w:rsidRPr="1E3E00DE">
        <w:rPr>
          <w:rFonts w:ascii="Aptos" w:eastAsia="Aptos" w:hAnsi="Aptos" w:cs="Aptos"/>
        </w:rPr>
        <w:t xml:space="preserve">nt </w:t>
      </w:r>
      <w:r w:rsidR="16E53470" w:rsidRPr="1E3E00DE">
        <w:rPr>
          <w:rFonts w:ascii="Aptos" w:eastAsia="Aptos" w:hAnsi="Aptos" w:cs="Aptos"/>
        </w:rPr>
        <w:t>centred</w:t>
      </w:r>
      <w:r w:rsidR="67B607D5" w:rsidRPr="1E3E00DE">
        <w:rPr>
          <w:rFonts w:ascii="Aptos" w:eastAsia="Aptos" w:hAnsi="Aptos" w:cs="Aptos"/>
        </w:rPr>
        <w:t xml:space="preserve"> around </w:t>
      </w:r>
      <w:r w:rsidR="650F023C" w:rsidRPr="1E3E00DE">
        <w:rPr>
          <w:rFonts w:ascii="Aptos" w:eastAsia="Aptos" w:hAnsi="Aptos" w:cs="Aptos"/>
        </w:rPr>
        <w:t xml:space="preserve">fitness, </w:t>
      </w:r>
      <w:r w:rsidR="1F931194" w:rsidRPr="1E3E00DE">
        <w:rPr>
          <w:rFonts w:ascii="Aptos" w:eastAsia="Aptos" w:hAnsi="Aptos" w:cs="Aptos"/>
        </w:rPr>
        <w:t>discipline</w:t>
      </w:r>
      <w:r w:rsidR="650F023C" w:rsidRPr="1E3E00DE">
        <w:rPr>
          <w:rFonts w:ascii="Aptos" w:eastAsia="Aptos" w:hAnsi="Aptos" w:cs="Aptos"/>
        </w:rPr>
        <w:t xml:space="preserve"> and financial responsibility</w:t>
      </w:r>
      <w:r w:rsidR="013118A6" w:rsidRPr="1E3E00DE">
        <w:rPr>
          <w:rFonts w:ascii="Aptos" w:eastAsia="Aptos" w:hAnsi="Aptos" w:cs="Aptos"/>
        </w:rPr>
        <w:t xml:space="preserve">. These spaces are where many young men, </w:t>
      </w:r>
      <w:r w:rsidR="63125BD6" w:rsidRPr="1E3E00DE">
        <w:rPr>
          <w:rFonts w:ascii="Aptos" w:eastAsia="Aptos" w:hAnsi="Aptos" w:cs="Aptos"/>
        </w:rPr>
        <w:t>myself</w:t>
      </w:r>
      <w:r w:rsidR="013118A6" w:rsidRPr="1E3E00DE">
        <w:rPr>
          <w:rFonts w:ascii="Aptos" w:eastAsia="Aptos" w:hAnsi="Aptos" w:cs="Aptos"/>
        </w:rPr>
        <w:t xml:space="preserve"> </w:t>
      </w:r>
      <w:r w:rsidR="5C1F0E69" w:rsidRPr="1E3E00DE">
        <w:rPr>
          <w:rFonts w:ascii="Aptos" w:eastAsia="Aptos" w:hAnsi="Aptos" w:cs="Aptos"/>
        </w:rPr>
        <w:t>included</w:t>
      </w:r>
      <w:r w:rsidR="013118A6" w:rsidRPr="1E3E00DE">
        <w:rPr>
          <w:rFonts w:ascii="Aptos" w:eastAsia="Aptos" w:hAnsi="Aptos" w:cs="Aptos"/>
        </w:rPr>
        <w:t xml:space="preserve"> first encounter the </w:t>
      </w:r>
      <w:r w:rsidR="24733F88" w:rsidRPr="1E3E00DE">
        <w:rPr>
          <w:rFonts w:ascii="Aptos" w:eastAsia="Aptos" w:hAnsi="Aptos" w:cs="Aptos"/>
        </w:rPr>
        <w:t>algorithmic</w:t>
      </w:r>
      <w:r w:rsidR="013118A6" w:rsidRPr="1E3E00DE">
        <w:rPr>
          <w:rFonts w:ascii="Aptos" w:eastAsia="Aptos" w:hAnsi="Aptos" w:cs="Aptos"/>
        </w:rPr>
        <w:t xml:space="preserve"> </w:t>
      </w:r>
      <w:r w:rsidR="78A760D9" w:rsidRPr="1E3E00DE">
        <w:rPr>
          <w:rFonts w:ascii="Aptos" w:eastAsia="Aptos" w:hAnsi="Aptos" w:cs="Aptos"/>
        </w:rPr>
        <w:t>environment</w:t>
      </w:r>
      <w:r w:rsidR="013118A6" w:rsidRPr="1E3E00DE">
        <w:rPr>
          <w:rFonts w:ascii="Aptos" w:eastAsia="Aptos" w:hAnsi="Aptos" w:cs="Aptos"/>
        </w:rPr>
        <w:t xml:space="preserve"> that this dissertation </w:t>
      </w:r>
      <w:r w:rsidR="77343C54" w:rsidRPr="1E3E00DE">
        <w:rPr>
          <w:rFonts w:ascii="Aptos" w:eastAsia="Aptos" w:hAnsi="Aptos" w:cs="Aptos"/>
        </w:rPr>
        <w:t>identifies</w:t>
      </w:r>
      <w:r w:rsidR="013118A6" w:rsidRPr="1E3E00DE">
        <w:rPr>
          <w:rFonts w:ascii="Aptos" w:eastAsia="Aptos" w:hAnsi="Aptos" w:cs="Aptos"/>
        </w:rPr>
        <w:t xml:space="preserve"> as a </w:t>
      </w:r>
      <w:r w:rsidR="71E2DF88" w:rsidRPr="1E3E00DE">
        <w:rPr>
          <w:rFonts w:ascii="Aptos" w:eastAsia="Aptos" w:hAnsi="Aptos" w:cs="Aptos"/>
        </w:rPr>
        <w:t>precursor</w:t>
      </w:r>
      <w:r w:rsidR="013118A6" w:rsidRPr="1E3E00DE">
        <w:rPr>
          <w:rFonts w:ascii="Aptos" w:eastAsia="Aptos" w:hAnsi="Aptos" w:cs="Aptos"/>
        </w:rPr>
        <w:t xml:space="preserve"> to </w:t>
      </w:r>
      <w:proofErr w:type="spellStart"/>
      <w:r w:rsidR="013118A6" w:rsidRPr="1E3E00DE">
        <w:rPr>
          <w:rFonts w:ascii="Aptos" w:eastAsia="Aptos" w:hAnsi="Aptos" w:cs="Aptos"/>
        </w:rPr>
        <w:t>inc</w:t>
      </w:r>
      <w:r w:rsidR="006AE573" w:rsidRPr="1E3E00DE">
        <w:rPr>
          <w:rFonts w:ascii="Aptos" w:eastAsia="Aptos" w:hAnsi="Aptos" w:cs="Aptos"/>
        </w:rPr>
        <w:t>el</w:t>
      </w:r>
      <w:proofErr w:type="spellEnd"/>
      <w:r w:rsidR="006AE573" w:rsidRPr="1E3E00DE">
        <w:rPr>
          <w:rFonts w:ascii="Aptos" w:eastAsia="Aptos" w:hAnsi="Aptos" w:cs="Aptos"/>
        </w:rPr>
        <w:t xml:space="preserve"> content. </w:t>
      </w:r>
      <w:r w:rsidR="448A2598" w:rsidRPr="1E3E00DE">
        <w:rPr>
          <w:rFonts w:ascii="Aptos" w:eastAsia="Aptos" w:hAnsi="Aptos" w:cs="Aptos"/>
        </w:rPr>
        <w:t>That content</w:t>
      </w:r>
      <w:r w:rsidR="650F023C" w:rsidRPr="1E3E00DE">
        <w:rPr>
          <w:rFonts w:ascii="Aptos" w:eastAsia="Aptos" w:hAnsi="Aptos" w:cs="Aptos"/>
        </w:rPr>
        <w:t xml:space="preserve"> has helped me improved my body and taught m</w:t>
      </w:r>
      <w:r w:rsidR="44D485D1" w:rsidRPr="1E3E00DE">
        <w:rPr>
          <w:rFonts w:ascii="Aptos" w:eastAsia="Aptos" w:hAnsi="Aptos" w:cs="Aptos"/>
        </w:rPr>
        <w:t>yself financial responsibility. But on the other hand, I started to notice that the algorithms have started to shift toward</w:t>
      </w:r>
      <w:r w:rsidR="5ED563B0" w:rsidRPr="1E3E00DE">
        <w:rPr>
          <w:rFonts w:ascii="Aptos" w:eastAsia="Aptos" w:hAnsi="Aptos" w:cs="Aptos"/>
        </w:rPr>
        <w:t xml:space="preserve">s the same content by personally speaking to me as a man. The gym, as a site of masculine self-improvement, sits at the respectable and socially sanctioned end of the same content spectrum that Fresh and Fit and eventually more explicit </w:t>
      </w:r>
      <w:proofErr w:type="spellStart"/>
      <w:r w:rsidR="5ED563B0" w:rsidRPr="1E3E00DE">
        <w:rPr>
          <w:rFonts w:ascii="Aptos" w:eastAsia="Aptos" w:hAnsi="Aptos" w:cs="Aptos"/>
        </w:rPr>
        <w:t>manosphere</w:t>
      </w:r>
      <w:proofErr w:type="spellEnd"/>
      <w:r w:rsidR="5ED563B0" w:rsidRPr="1E3E00DE">
        <w:rPr>
          <w:rFonts w:ascii="Aptos" w:eastAsia="Aptos" w:hAnsi="Aptos" w:cs="Aptos"/>
        </w:rPr>
        <w:t xml:space="preserve"> material occupies further along. Recognising that trajectory from my own experience was part of what motivated this research question in the first place.</w:t>
      </w:r>
    </w:p>
    <w:p w14:paraId="555D7D7E" w14:textId="75381FBD" w:rsidR="4BBA6BCB" w:rsidRDefault="15E16338" w:rsidP="1E3E00DE">
      <w:pPr>
        <w:rPr>
          <w:rFonts w:ascii="Aptos" w:eastAsia="Aptos" w:hAnsi="Aptos" w:cs="Aptos"/>
        </w:rPr>
      </w:pPr>
      <w:r w:rsidRPr="52542E72">
        <w:rPr>
          <w:rFonts w:ascii="Aptos" w:eastAsia="Aptos" w:hAnsi="Aptos" w:cs="Aptos"/>
        </w:rPr>
        <w:t xml:space="preserve">Throughout this research, </w:t>
      </w:r>
      <w:r w:rsidR="34C1B568" w:rsidRPr="52542E72">
        <w:rPr>
          <w:rFonts w:ascii="Aptos" w:eastAsia="Aptos" w:hAnsi="Aptos" w:cs="Aptos"/>
        </w:rPr>
        <w:t>I</w:t>
      </w:r>
      <w:r w:rsidRPr="52542E72">
        <w:rPr>
          <w:rFonts w:ascii="Aptos" w:eastAsia="Aptos" w:hAnsi="Aptos" w:cs="Aptos"/>
        </w:rPr>
        <w:t xml:space="preserve"> had approached this material with an understanding of the emotional logic of these spaces</w:t>
      </w:r>
      <w:r w:rsidR="04E256C5" w:rsidRPr="52542E72">
        <w:rPr>
          <w:rFonts w:ascii="Aptos" w:eastAsia="Aptos" w:hAnsi="Aptos" w:cs="Aptos"/>
        </w:rPr>
        <w:t xml:space="preserve">, somewhat of </w:t>
      </w:r>
      <w:r w:rsidR="7C42E77E" w:rsidRPr="52542E72">
        <w:rPr>
          <w:rFonts w:ascii="Aptos" w:eastAsia="Aptos" w:hAnsi="Aptos" w:cs="Aptos"/>
        </w:rPr>
        <w:t>unique take that much external research</w:t>
      </w:r>
      <w:r w:rsidR="04E256C5" w:rsidRPr="52542E72">
        <w:rPr>
          <w:rFonts w:ascii="Aptos" w:eastAsia="Aptos" w:hAnsi="Aptos" w:cs="Aptos"/>
        </w:rPr>
        <w:t xml:space="preserve"> may lack</w:t>
      </w:r>
      <w:r w:rsidR="5EADD147" w:rsidRPr="52542E72">
        <w:rPr>
          <w:rFonts w:ascii="Aptos" w:eastAsia="Aptos" w:hAnsi="Aptos" w:cs="Aptos"/>
        </w:rPr>
        <w:t xml:space="preserve">. I fully understand why the community in Anderson (2024) documents is </w:t>
      </w:r>
      <w:r w:rsidR="45260B2D" w:rsidRPr="52542E72">
        <w:rPr>
          <w:rFonts w:ascii="Aptos" w:eastAsia="Aptos" w:hAnsi="Aptos" w:cs="Aptos"/>
        </w:rPr>
        <w:t>genuinely</w:t>
      </w:r>
      <w:r w:rsidR="5EADD147" w:rsidRPr="52542E72">
        <w:rPr>
          <w:rFonts w:ascii="Aptos" w:eastAsia="Aptos" w:hAnsi="Aptos" w:cs="Aptos"/>
        </w:rPr>
        <w:t xml:space="preserve"> meaningful to socially isolated young men and </w:t>
      </w:r>
      <w:r w:rsidR="45557BDB" w:rsidRPr="52542E72">
        <w:rPr>
          <w:rFonts w:ascii="Aptos" w:eastAsia="Aptos" w:hAnsi="Aptos" w:cs="Aptos"/>
        </w:rPr>
        <w:t>I</w:t>
      </w:r>
      <w:r w:rsidR="5EADD147" w:rsidRPr="52542E72">
        <w:rPr>
          <w:rFonts w:ascii="Aptos" w:eastAsia="Aptos" w:hAnsi="Aptos" w:cs="Aptos"/>
        </w:rPr>
        <w:t xml:space="preserve"> </w:t>
      </w:r>
      <w:r w:rsidR="11963D92" w:rsidRPr="52542E72">
        <w:rPr>
          <w:rFonts w:ascii="Aptos" w:eastAsia="Aptos" w:hAnsi="Aptos" w:cs="Aptos"/>
        </w:rPr>
        <w:t>understand</w:t>
      </w:r>
      <w:r w:rsidR="5EADD147" w:rsidRPr="52542E72">
        <w:rPr>
          <w:rFonts w:ascii="Aptos" w:eastAsia="Aptos" w:hAnsi="Aptos" w:cs="Aptos"/>
        </w:rPr>
        <w:t xml:space="preserve"> why content that validates masculine </w:t>
      </w:r>
      <w:r w:rsidR="5363124F" w:rsidRPr="52542E72">
        <w:rPr>
          <w:rFonts w:ascii="Aptos" w:eastAsia="Aptos" w:hAnsi="Aptos" w:cs="Aptos"/>
        </w:rPr>
        <w:t>grievances</w:t>
      </w:r>
      <w:r w:rsidR="5EADD147" w:rsidRPr="52542E72">
        <w:rPr>
          <w:rFonts w:ascii="Aptos" w:eastAsia="Aptos" w:hAnsi="Aptos" w:cs="Aptos"/>
        </w:rPr>
        <w:t xml:space="preserve"> feels </w:t>
      </w:r>
      <w:r w:rsidR="2388460E" w:rsidRPr="52542E72">
        <w:rPr>
          <w:rFonts w:ascii="Aptos" w:eastAsia="Aptos" w:hAnsi="Aptos" w:cs="Aptos"/>
        </w:rPr>
        <w:t xml:space="preserve">like truth rather than ideology to its own audience, since it removes all fault on the individual and places it on something that one cannot </w:t>
      </w:r>
      <w:r w:rsidR="0A7B31AE" w:rsidRPr="52542E72">
        <w:rPr>
          <w:rFonts w:ascii="Aptos" w:eastAsia="Aptos" w:hAnsi="Aptos" w:cs="Aptos"/>
        </w:rPr>
        <w:t>control</w:t>
      </w:r>
      <w:r w:rsidR="2388460E" w:rsidRPr="52542E72">
        <w:rPr>
          <w:rFonts w:ascii="Aptos" w:eastAsia="Aptos" w:hAnsi="Aptos" w:cs="Aptos"/>
        </w:rPr>
        <w:t xml:space="preserve"> </w:t>
      </w:r>
      <w:r w:rsidR="50DC3A55" w:rsidRPr="52542E72">
        <w:rPr>
          <w:rFonts w:ascii="Aptos" w:eastAsia="Aptos" w:hAnsi="Aptos" w:cs="Aptos"/>
        </w:rPr>
        <w:t>themselves</w:t>
      </w:r>
      <w:r w:rsidR="2388460E" w:rsidRPr="52542E72">
        <w:rPr>
          <w:rFonts w:ascii="Aptos" w:eastAsia="Aptos" w:hAnsi="Aptos" w:cs="Aptos"/>
        </w:rPr>
        <w:t xml:space="preserve">, which is a much healthier cope than </w:t>
      </w:r>
      <w:r w:rsidR="2ADC19D9" w:rsidRPr="52542E72">
        <w:rPr>
          <w:rFonts w:ascii="Aptos" w:eastAsia="Aptos" w:hAnsi="Aptos" w:cs="Aptos"/>
        </w:rPr>
        <w:t>admitting</w:t>
      </w:r>
      <w:r w:rsidR="2388460E" w:rsidRPr="52542E72">
        <w:rPr>
          <w:rFonts w:ascii="Aptos" w:eastAsia="Aptos" w:hAnsi="Aptos" w:cs="Aptos"/>
        </w:rPr>
        <w:t xml:space="preserve"> fault</w:t>
      </w:r>
      <w:r w:rsidR="39F8559D" w:rsidRPr="52542E72">
        <w:rPr>
          <w:rFonts w:ascii="Aptos" w:eastAsia="Aptos" w:hAnsi="Aptos" w:cs="Aptos"/>
        </w:rPr>
        <w:t xml:space="preserve">. With that in mind, I believe, produced a more empathetic and therefore more accurate analysis than one which treats </w:t>
      </w:r>
      <w:proofErr w:type="spellStart"/>
      <w:r w:rsidR="39F8559D" w:rsidRPr="52542E72">
        <w:rPr>
          <w:rFonts w:ascii="Aptos" w:eastAsia="Aptos" w:hAnsi="Aptos" w:cs="Aptos"/>
        </w:rPr>
        <w:t>incel</w:t>
      </w:r>
      <w:proofErr w:type="spellEnd"/>
      <w:r w:rsidR="39F8559D" w:rsidRPr="52542E72">
        <w:rPr>
          <w:rFonts w:ascii="Aptos" w:eastAsia="Aptos" w:hAnsi="Aptos" w:cs="Aptos"/>
        </w:rPr>
        <w:t xml:space="preserve"> identity as simply pathological.</w:t>
      </w:r>
      <w:r w:rsidR="6282AA20" w:rsidRPr="52542E72">
        <w:rPr>
          <w:rFonts w:ascii="Aptos" w:eastAsia="Aptos" w:hAnsi="Aptos" w:cs="Aptos"/>
        </w:rPr>
        <w:t xml:space="preserve"> However, I must acknowledge the risk of over-identifying with the male subjects of this research at the expense of the women these spaces consistently harm. I have attempted to maintain analytical balance throughout by keeping the harms of </w:t>
      </w:r>
      <w:proofErr w:type="spellStart"/>
      <w:r w:rsidR="6282AA20" w:rsidRPr="52542E72">
        <w:rPr>
          <w:rFonts w:ascii="Aptos" w:eastAsia="Aptos" w:hAnsi="Aptos" w:cs="Aptos"/>
        </w:rPr>
        <w:t>incel</w:t>
      </w:r>
      <w:proofErr w:type="spellEnd"/>
      <w:r w:rsidR="6282AA20" w:rsidRPr="52542E72">
        <w:rPr>
          <w:rFonts w:ascii="Aptos" w:eastAsia="Aptos" w:hAnsi="Aptos" w:cs="Aptos"/>
        </w:rPr>
        <w:t xml:space="preserve"> ideology clearly in view alongside the social conditions that produce it.</w:t>
      </w:r>
    </w:p>
    <w:p w14:paraId="66985B70" w14:textId="43A16F53" w:rsidR="3863C216" w:rsidRDefault="3863C216">
      <w:r>
        <w:br w:type="page"/>
      </w:r>
    </w:p>
    <w:p w14:paraId="6C4CF373" w14:textId="77777777" w:rsidR="009B5B0D" w:rsidRDefault="2BC631D9" w:rsidP="009B5B0D">
      <w:pPr>
        <w:pStyle w:val="Heading1"/>
        <w:rPr>
          <w:color w:val="000000"/>
          <w:shd w:val="clear" w:color="auto" w:fill="FFFFFF"/>
        </w:rPr>
      </w:pPr>
      <w:bookmarkStart w:id="26" w:name="_Toc226570426"/>
      <w:r w:rsidRPr="3863C216">
        <w:t>Conclusion</w:t>
      </w:r>
      <w:bookmarkEnd w:id="26"/>
      <w:r w:rsidR="009B5B0D" w:rsidRPr="009B5B0D">
        <w:rPr>
          <w:color w:val="000000"/>
          <w:shd w:val="clear" w:color="auto" w:fill="FFFFFF"/>
        </w:rPr>
        <w:t xml:space="preserve"> </w:t>
      </w:r>
    </w:p>
    <w:p w14:paraId="2FE6F82D" w14:textId="7E4BBF9D" w:rsidR="3863C216" w:rsidRDefault="009B5B0D" w:rsidP="3863C216">
      <w:pPr>
        <w:rPr>
          <w:rFonts w:ascii="Arial" w:eastAsia="Arial" w:hAnsi="Arial" w:cs="Arial"/>
        </w:rPr>
      </w:pPr>
      <w:r w:rsidRPr="009B5B0D">
        <w:rPr>
          <w:rFonts w:ascii="Aptos" w:eastAsia="Aptos" w:hAnsi="Aptos" w:cs="Aptos"/>
        </w:rPr>
        <w:t>The dissertation set out to answer the following research question: </w:t>
      </w:r>
      <w:r w:rsidRPr="0003217C">
        <w:rPr>
          <w:rFonts w:ascii="Aptos" w:eastAsia="Aptos" w:hAnsi="Aptos" w:cs="Aptos"/>
        </w:rPr>
        <w:t> </w:t>
      </w:r>
      <w:r w:rsidR="00125C80" w:rsidRPr="0003217C">
        <w:rPr>
          <w:rFonts w:ascii="Arial" w:eastAsia="Arial" w:hAnsi="Arial" w:cs="Arial"/>
        </w:rPr>
        <w:t xml:space="preserve">How are </w:t>
      </w:r>
      <w:proofErr w:type="spellStart"/>
      <w:r w:rsidR="00125C80" w:rsidRPr="0003217C">
        <w:rPr>
          <w:rFonts w:ascii="Arial" w:eastAsia="Arial" w:hAnsi="Arial" w:cs="Arial"/>
        </w:rPr>
        <w:t>incel</w:t>
      </w:r>
      <w:proofErr w:type="spellEnd"/>
      <w:r w:rsidR="00125C80" w:rsidRPr="0003217C">
        <w:rPr>
          <w:rFonts w:ascii="Arial" w:eastAsia="Arial" w:hAnsi="Arial" w:cs="Arial"/>
        </w:rPr>
        <w:t xml:space="preserve"> identities among young men shaped by social media and the dynamics outlined in gender order theory?</w:t>
      </w:r>
      <w:r w:rsidR="00157B51">
        <w:rPr>
          <w:rFonts w:ascii="Arial" w:eastAsia="Arial" w:hAnsi="Arial" w:cs="Arial"/>
        </w:rPr>
        <w:t xml:space="preserve"> The findings across three themes suggest the answer is neither simple nor redu</w:t>
      </w:r>
      <w:r w:rsidR="006D1EED">
        <w:rPr>
          <w:rFonts w:ascii="Arial" w:eastAsia="Arial" w:hAnsi="Arial" w:cs="Arial"/>
        </w:rPr>
        <w:t xml:space="preserve">cible </w:t>
      </w:r>
      <w:r w:rsidR="00D27806">
        <w:rPr>
          <w:rFonts w:ascii="Arial" w:eastAsia="Arial" w:hAnsi="Arial" w:cs="Arial"/>
        </w:rPr>
        <w:t xml:space="preserve">to individual pathology. </w:t>
      </w:r>
      <w:proofErr w:type="spellStart"/>
      <w:r w:rsidR="00D27806">
        <w:rPr>
          <w:rFonts w:ascii="Arial" w:eastAsia="Arial" w:hAnsi="Arial" w:cs="Arial"/>
        </w:rPr>
        <w:t>Incel</w:t>
      </w:r>
      <w:proofErr w:type="spellEnd"/>
      <w:r w:rsidR="00D27806">
        <w:rPr>
          <w:rFonts w:ascii="Arial" w:eastAsia="Arial" w:hAnsi="Arial" w:cs="Arial"/>
        </w:rPr>
        <w:t xml:space="preserve"> identity is shaped by </w:t>
      </w:r>
      <w:r w:rsidR="000D0F96">
        <w:rPr>
          <w:rFonts w:ascii="Arial" w:eastAsia="Arial" w:hAnsi="Arial" w:cs="Arial"/>
        </w:rPr>
        <w:t xml:space="preserve">a structured </w:t>
      </w:r>
      <w:r w:rsidR="00FC1828">
        <w:rPr>
          <w:rFonts w:ascii="Arial" w:eastAsia="Arial" w:hAnsi="Arial" w:cs="Arial"/>
        </w:rPr>
        <w:t>process in which the gender order pro</w:t>
      </w:r>
      <w:r w:rsidR="00B24683">
        <w:rPr>
          <w:rFonts w:ascii="Arial" w:eastAsia="Arial" w:hAnsi="Arial" w:cs="Arial"/>
        </w:rPr>
        <w:t xml:space="preserve">duces gendered vulnerability, social media communities capture and validate that </w:t>
      </w:r>
      <w:r w:rsidR="00F26995">
        <w:rPr>
          <w:rFonts w:ascii="Arial" w:eastAsia="Arial" w:hAnsi="Arial" w:cs="Arial"/>
        </w:rPr>
        <w:t>vulnerability,</w:t>
      </w:r>
      <w:r w:rsidR="00B24683">
        <w:rPr>
          <w:rFonts w:ascii="Arial" w:eastAsia="Arial" w:hAnsi="Arial" w:cs="Arial"/>
        </w:rPr>
        <w:t xml:space="preserve"> </w:t>
      </w:r>
      <w:r w:rsidR="00A26363">
        <w:rPr>
          <w:rFonts w:ascii="Arial" w:eastAsia="Arial" w:hAnsi="Arial" w:cs="Arial"/>
        </w:rPr>
        <w:t xml:space="preserve">and mainstream </w:t>
      </w:r>
      <w:r w:rsidR="000B717F">
        <w:rPr>
          <w:rFonts w:ascii="Arial" w:eastAsia="Arial" w:hAnsi="Arial" w:cs="Arial"/>
        </w:rPr>
        <w:t xml:space="preserve">adjacent content </w:t>
      </w:r>
      <w:r w:rsidR="00B97B75">
        <w:rPr>
          <w:rFonts w:ascii="Arial" w:eastAsia="Arial" w:hAnsi="Arial" w:cs="Arial"/>
        </w:rPr>
        <w:t>normalises</w:t>
      </w:r>
      <w:r w:rsidR="00487165">
        <w:rPr>
          <w:rFonts w:ascii="Arial" w:eastAsia="Arial" w:hAnsi="Arial" w:cs="Arial"/>
        </w:rPr>
        <w:t xml:space="preserve"> </w:t>
      </w:r>
      <w:r w:rsidR="008A59B0">
        <w:rPr>
          <w:rFonts w:ascii="Arial" w:eastAsia="Arial" w:hAnsi="Arial" w:cs="Arial"/>
        </w:rPr>
        <w:t xml:space="preserve">the </w:t>
      </w:r>
      <w:r w:rsidR="00B97B75">
        <w:rPr>
          <w:rFonts w:ascii="Arial" w:eastAsia="Arial" w:hAnsi="Arial" w:cs="Arial"/>
        </w:rPr>
        <w:t xml:space="preserve">ideology which spreads amongst audiences far beyond the </w:t>
      </w:r>
      <w:proofErr w:type="spellStart"/>
      <w:r w:rsidR="00B97B75">
        <w:rPr>
          <w:rFonts w:ascii="Arial" w:eastAsia="Arial" w:hAnsi="Arial" w:cs="Arial"/>
        </w:rPr>
        <w:t>incel</w:t>
      </w:r>
      <w:proofErr w:type="spellEnd"/>
      <w:r w:rsidR="00B97B75">
        <w:rPr>
          <w:rFonts w:ascii="Arial" w:eastAsia="Arial" w:hAnsi="Arial" w:cs="Arial"/>
        </w:rPr>
        <w:t xml:space="preserve"> space.</w:t>
      </w:r>
    </w:p>
    <w:p w14:paraId="11C88458" w14:textId="73F44766" w:rsidR="009C525D" w:rsidRPr="00402E74" w:rsidRDefault="00F26995">
      <w:pPr>
        <w:rPr>
          <w:rFonts w:ascii="Aptos" w:eastAsia="Aptos" w:hAnsi="Aptos" w:cs="Aptos"/>
        </w:rPr>
      </w:pPr>
      <w:r w:rsidRPr="00F26995">
        <w:rPr>
          <w:rFonts w:ascii="Aptos" w:eastAsia="Aptos" w:hAnsi="Aptos" w:cs="Aptos"/>
        </w:rPr>
        <w:t xml:space="preserve">The internet pipeline theme established that entry is driven by social isolation rather than ideological conviction. The ideological dogma theme demonstrated that once absorbed, the </w:t>
      </w:r>
      <w:proofErr w:type="spellStart"/>
      <w:r w:rsidRPr="00F26995">
        <w:rPr>
          <w:rFonts w:ascii="Aptos" w:eastAsia="Aptos" w:hAnsi="Aptos" w:cs="Aptos"/>
        </w:rPr>
        <w:t>blackpill</w:t>
      </w:r>
      <w:proofErr w:type="spellEnd"/>
      <w:r w:rsidRPr="00F26995">
        <w:rPr>
          <w:rFonts w:ascii="Aptos" w:eastAsia="Aptos" w:hAnsi="Aptos" w:cs="Aptos"/>
        </w:rPr>
        <w:t xml:space="preserve"> worldview becomes a self-sealing framework that makes exit psychologically costly. The </w:t>
      </w:r>
      <w:proofErr w:type="spellStart"/>
      <w:r w:rsidRPr="00F26995">
        <w:rPr>
          <w:rFonts w:ascii="Aptos" w:eastAsia="Aptos" w:hAnsi="Aptos" w:cs="Aptos"/>
        </w:rPr>
        <w:t>incel</w:t>
      </w:r>
      <w:proofErr w:type="spellEnd"/>
      <w:r w:rsidRPr="00F26995">
        <w:rPr>
          <w:rFonts w:ascii="Aptos" w:eastAsia="Aptos" w:hAnsi="Aptos" w:cs="Aptos"/>
        </w:rPr>
        <w:t xml:space="preserve"> adjacent content theme revealed that radicalisation begins not in </w:t>
      </w:r>
      <w:proofErr w:type="spellStart"/>
      <w:r w:rsidRPr="00F26995">
        <w:rPr>
          <w:rFonts w:ascii="Aptos" w:eastAsia="Aptos" w:hAnsi="Aptos" w:cs="Aptos"/>
        </w:rPr>
        <w:t>incel</w:t>
      </w:r>
      <w:proofErr w:type="spellEnd"/>
      <w:r w:rsidRPr="00F26995">
        <w:rPr>
          <w:rFonts w:ascii="Aptos" w:eastAsia="Aptos" w:hAnsi="Aptos" w:cs="Aptos"/>
        </w:rPr>
        <w:t xml:space="preserve"> forums but in mainstream digital environments where creators like Fresh and Fit normalise </w:t>
      </w:r>
      <w:proofErr w:type="spellStart"/>
      <w:r w:rsidRPr="00F26995">
        <w:rPr>
          <w:rFonts w:ascii="Aptos" w:eastAsia="Aptos" w:hAnsi="Aptos" w:cs="Aptos"/>
        </w:rPr>
        <w:t>incel</w:t>
      </w:r>
      <w:proofErr w:type="spellEnd"/>
      <w:r w:rsidRPr="00F26995">
        <w:rPr>
          <w:rFonts w:ascii="Aptos" w:eastAsia="Aptos" w:hAnsi="Aptos" w:cs="Aptos"/>
        </w:rPr>
        <w:t xml:space="preserve"> adjacent assumptions under the cover of entertainment.</w:t>
      </w:r>
      <w:r w:rsidR="009C525D">
        <w:br w:type="page"/>
      </w:r>
    </w:p>
    <w:p w14:paraId="4DB858AC" w14:textId="62166FB6" w:rsidR="00E6017A" w:rsidRPr="00E6017A" w:rsidRDefault="00610158" w:rsidP="00E6017A">
      <w:pPr>
        <w:pStyle w:val="Heading1"/>
      </w:pPr>
      <w:bookmarkStart w:id="27" w:name="_Toc226570427"/>
      <w:r w:rsidRPr="00541B23">
        <w:t>Reference</w:t>
      </w:r>
      <w:bookmarkEnd w:id="27"/>
    </w:p>
    <w:p w14:paraId="10D55215" w14:textId="1BCF5411" w:rsidR="000C648B" w:rsidRDefault="000C648B" w:rsidP="00541B23">
      <w:pPr>
        <w:ind w:left="360"/>
      </w:pPr>
      <w:proofErr w:type="spellStart"/>
      <w:r>
        <w:t>Baele</w:t>
      </w:r>
      <w:proofErr w:type="spellEnd"/>
      <w:r>
        <w:t xml:space="preserve">, S.J., Brace, L., </w:t>
      </w:r>
      <w:proofErr w:type="spellStart"/>
      <w:r>
        <w:t>Coan</w:t>
      </w:r>
      <w:proofErr w:type="spellEnd"/>
      <w:r>
        <w:t>, T.G., (2019). From '</w:t>
      </w:r>
      <w:proofErr w:type="spellStart"/>
      <w:r>
        <w:t>Incel</w:t>
      </w:r>
      <w:proofErr w:type="spellEnd"/>
      <w:r>
        <w:t xml:space="preserve">' to 'Saint': </w:t>
      </w:r>
      <w:proofErr w:type="spellStart"/>
      <w:r>
        <w:t>Analyzing</w:t>
      </w:r>
      <w:proofErr w:type="spellEnd"/>
      <w:r>
        <w:t xml:space="preserve"> the violent worldview behind the 2018 Toronto attack. Terrorism and Political Violence, 33, 1667–1691. </w:t>
      </w:r>
      <w:hyperlink r:id="rId19">
        <w:r w:rsidRPr="0BC3A46C">
          <w:rPr>
            <w:rStyle w:val="Hyperlink"/>
          </w:rPr>
          <w:t>https://doi.org/10.1080/09546553.20 19.1638256</w:t>
        </w:r>
      </w:hyperlink>
      <w:r>
        <w:t xml:space="preserve"> </w:t>
      </w:r>
    </w:p>
    <w:p w14:paraId="23A78ED0" w14:textId="62BACB17" w:rsidR="446CE9DB" w:rsidRDefault="446CE9DB" w:rsidP="418E2EB8">
      <w:pPr>
        <w:ind w:left="360"/>
      </w:pPr>
      <w:proofErr w:type="spellStart"/>
      <w:r w:rsidRPr="418E2EB8">
        <w:rPr>
          <w:rFonts w:ascii="Aptos" w:eastAsia="Aptos" w:hAnsi="Aptos" w:cs="Aptos"/>
        </w:rPr>
        <w:t>Bachaud</w:t>
      </w:r>
      <w:proofErr w:type="spellEnd"/>
      <w:r w:rsidRPr="418E2EB8">
        <w:rPr>
          <w:rFonts w:ascii="Aptos" w:eastAsia="Aptos" w:hAnsi="Aptos" w:cs="Aptos"/>
        </w:rPr>
        <w:t xml:space="preserve">, L. and Johns, S. (2023) 'The use and misuse of evolutionary psychology in online </w:t>
      </w:r>
      <w:proofErr w:type="spellStart"/>
      <w:r w:rsidRPr="418E2EB8">
        <w:rPr>
          <w:rFonts w:ascii="Aptos" w:eastAsia="Aptos" w:hAnsi="Aptos" w:cs="Aptos"/>
        </w:rPr>
        <w:t>manosphere</w:t>
      </w:r>
      <w:proofErr w:type="spellEnd"/>
      <w:r w:rsidRPr="418E2EB8">
        <w:rPr>
          <w:rFonts w:ascii="Aptos" w:eastAsia="Aptos" w:hAnsi="Aptos" w:cs="Aptos"/>
        </w:rPr>
        <w:t xml:space="preserve"> communities: the case of female mating strategies', </w:t>
      </w:r>
      <w:r w:rsidRPr="418E2EB8">
        <w:rPr>
          <w:rFonts w:ascii="Aptos" w:eastAsia="Aptos" w:hAnsi="Aptos" w:cs="Aptos"/>
          <w:i/>
          <w:iCs/>
        </w:rPr>
        <w:t>Evolutionary Human Sciences</w:t>
      </w:r>
      <w:r w:rsidRPr="418E2EB8">
        <w:rPr>
          <w:rFonts w:ascii="Aptos" w:eastAsia="Aptos" w:hAnsi="Aptos" w:cs="Aptos"/>
        </w:rPr>
        <w:t xml:space="preserve">, 5, e20. </w:t>
      </w:r>
      <w:proofErr w:type="spellStart"/>
      <w:r w:rsidRPr="418E2EB8">
        <w:rPr>
          <w:rFonts w:ascii="Aptos" w:eastAsia="Aptos" w:hAnsi="Aptos" w:cs="Aptos"/>
        </w:rPr>
        <w:t>doi</w:t>
      </w:r>
      <w:proofErr w:type="spellEnd"/>
      <w:r w:rsidRPr="418E2EB8">
        <w:rPr>
          <w:rFonts w:ascii="Aptos" w:eastAsia="Aptos" w:hAnsi="Aptos" w:cs="Aptos"/>
        </w:rPr>
        <w:t>: 10.1017/ehs.2023.22. [Accessed 25 Mar. 2026]</w:t>
      </w:r>
    </w:p>
    <w:p w14:paraId="55C5E8A4" w14:textId="2B230813" w:rsidR="007A7AD3" w:rsidRDefault="0E79C2A6" w:rsidP="00541B23">
      <w:pPr>
        <w:ind w:left="360"/>
      </w:pPr>
      <w:r>
        <w:t xml:space="preserve">Brace, L. (2023) </w:t>
      </w:r>
      <w:proofErr w:type="spellStart"/>
      <w:r>
        <w:t>Incels</w:t>
      </w:r>
      <w:proofErr w:type="spellEnd"/>
      <w:r>
        <w:t xml:space="preserve"> and the </w:t>
      </w:r>
      <w:proofErr w:type="spellStart"/>
      <w:r>
        <w:t>Incelosphere</w:t>
      </w:r>
      <w:proofErr w:type="spellEnd"/>
      <w:r>
        <w:t xml:space="preserve">: An Overview of Current Research and Understanding. University of Exeter. Available at: </w:t>
      </w:r>
      <w:hyperlink r:id="rId20">
        <w:r w:rsidR="42A86A3A" w:rsidRPr="7BCD95B3">
          <w:rPr>
            <w:rStyle w:val="Hyperlink"/>
          </w:rPr>
          <w:t>https://crestresearch.ac.uk/download/4498/23-008-01-incels_and_the_incelosphere_report_v2.pdf</w:t>
        </w:r>
      </w:hyperlink>
      <w:r w:rsidR="42A86A3A">
        <w:t xml:space="preserve">. </w:t>
      </w:r>
      <w:r>
        <w:t>[Accessed 6 Nov. 2025]</w:t>
      </w:r>
    </w:p>
    <w:p w14:paraId="7BA54463" w14:textId="57839196" w:rsidR="00356847" w:rsidRDefault="00356847" w:rsidP="00356847">
      <w:pPr>
        <w:ind w:left="360"/>
      </w:pPr>
      <w:proofErr w:type="spellStart"/>
      <w:r w:rsidRPr="00356847">
        <w:rPr>
          <w:b/>
          <w:bCs/>
        </w:rPr>
        <w:t>Bryman</w:t>
      </w:r>
      <w:proofErr w:type="spellEnd"/>
      <w:r w:rsidRPr="00356847">
        <w:rPr>
          <w:b/>
          <w:bCs/>
        </w:rPr>
        <w:t>, A.</w:t>
      </w:r>
      <w:r w:rsidRPr="00356847">
        <w:t xml:space="preserve"> (2016) </w:t>
      </w:r>
      <w:r w:rsidRPr="00356847">
        <w:rPr>
          <w:i/>
          <w:iCs/>
        </w:rPr>
        <w:t>Social research methods</w:t>
      </w:r>
      <w:r w:rsidRPr="00356847">
        <w:t xml:space="preserve">. 5th </w:t>
      </w:r>
      <w:proofErr w:type="spellStart"/>
      <w:r w:rsidRPr="00356847">
        <w:t>edn</w:t>
      </w:r>
      <w:proofErr w:type="spellEnd"/>
      <w:r w:rsidRPr="00356847">
        <w:t>. Oxford: Oxford University Press.</w:t>
      </w:r>
    </w:p>
    <w:p w14:paraId="24AAF085" w14:textId="31EB35F6" w:rsidR="00686EC8" w:rsidRDefault="00686EC8" w:rsidP="00623ECC">
      <w:pPr>
        <w:ind w:left="360"/>
      </w:pPr>
      <w:r w:rsidRPr="00686EC8">
        <w:rPr>
          <w:b/>
          <w:bCs/>
        </w:rPr>
        <w:t>Braun, V. and Clarke, V.</w:t>
      </w:r>
      <w:r w:rsidRPr="00686EC8">
        <w:t xml:space="preserve"> (2006) ‘Using thematic analysis in psychology’, </w:t>
      </w:r>
      <w:r w:rsidRPr="00686EC8">
        <w:rPr>
          <w:i/>
          <w:iCs/>
        </w:rPr>
        <w:t>Qualitative Research in Psychology</w:t>
      </w:r>
      <w:r w:rsidRPr="00686EC8">
        <w:t>, 3(2), pp. 77–101.</w:t>
      </w:r>
      <w:r w:rsidRPr="00686EC8">
        <w:br/>
      </w:r>
      <w:proofErr w:type="spellStart"/>
      <w:r w:rsidRPr="00686EC8">
        <w:t>doi</w:t>
      </w:r>
      <w:proofErr w:type="spellEnd"/>
      <w:r w:rsidRPr="00686EC8">
        <w:t>: 10.1191/1478088706qp063oa.</w:t>
      </w:r>
      <w:r w:rsidR="00623ECC">
        <w:t xml:space="preserve"> [Accessed 01 Nov. 2025]</w:t>
      </w:r>
    </w:p>
    <w:p w14:paraId="6DE56567" w14:textId="716A1D6E" w:rsidR="65FAAB66" w:rsidRDefault="65FAAB66" w:rsidP="7BCD95B3">
      <w:pPr>
        <w:ind w:left="360"/>
        <w:rPr>
          <w:rFonts w:ascii="Aptos" w:eastAsia="Aptos" w:hAnsi="Aptos" w:cs="Aptos"/>
        </w:rPr>
      </w:pPr>
      <w:r w:rsidRPr="7BCD95B3">
        <w:rPr>
          <w:rFonts w:ascii="Aptos" w:eastAsia="Aptos" w:hAnsi="Aptos" w:cs="Aptos"/>
        </w:rPr>
        <w:t xml:space="preserve">Bukowski, M. et al. (2025) 'From privilege to threat: </w:t>
      </w:r>
      <w:proofErr w:type="spellStart"/>
      <w:r w:rsidRPr="7BCD95B3">
        <w:rPr>
          <w:rFonts w:ascii="Aptos" w:eastAsia="Aptos" w:hAnsi="Aptos" w:cs="Aptos"/>
        </w:rPr>
        <w:t>unraveling</w:t>
      </w:r>
      <w:proofErr w:type="spellEnd"/>
      <w:r w:rsidRPr="7BCD95B3">
        <w:rPr>
          <w:rFonts w:ascii="Aptos" w:eastAsia="Aptos" w:hAnsi="Aptos" w:cs="Aptos"/>
        </w:rPr>
        <w:t xml:space="preserve"> psychological pathways to the </w:t>
      </w:r>
      <w:proofErr w:type="spellStart"/>
      <w:r w:rsidRPr="7BCD95B3">
        <w:rPr>
          <w:rFonts w:ascii="Aptos" w:eastAsia="Aptos" w:hAnsi="Aptos" w:cs="Aptos"/>
        </w:rPr>
        <w:t>manosphere</w:t>
      </w:r>
      <w:proofErr w:type="spellEnd"/>
      <w:r w:rsidRPr="7BCD95B3">
        <w:rPr>
          <w:rFonts w:ascii="Aptos" w:eastAsia="Aptos" w:hAnsi="Aptos" w:cs="Aptos"/>
        </w:rPr>
        <w:t xml:space="preserve">', </w:t>
      </w:r>
      <w:r w:rsidRPr="7BCD95B3">
        <w:rPr>
          <w:rFonts w:ascii="Aptos" w:eastAsia="Aptos" w:hAnsi="Aptos" w:cs="Aptos"/>
          <w:i/>
          <w:iCs/>
        </w:rPr>
        <w:t>PLOS ONE</w:t>
      </w:r>
      <w:r w:rsidRPr="7BCD95B3">
        <w:rPr>
          <w:rFonts w:ascii="Aptos" w:eastAsia="Aptos" w:hAnsi="Aptos" w:cs="Aptos"/>
        </w:rPr>
        <w:t xml:space="preserve">, [online]. Available at: </w:t>
      </w:r>
      <w:hyperlink r:id="rId21">
        <w:r w:rsidRPr="7BCD95B3">
          <w:rPr>
            <w:rStyle w:val="Hyperlink"/>
            <w:rFonts w:ascii="Aptos" w:eastAsia="Aptos" w:hAnsi="Aptos" w:cs="Aptos"/>
          </w:rPr>
          <w:t>https://pmc.ncbi.nlm.nih.gov/articles/PMC12011899/</w:t>
        </w:r>
      </w:hyperlink>
      <w:r w:rsidRPr="7BCD95B3">
        <w:rPr>
          <w:rFonts w:ascii="Aptos" w:eastAsia="Aptos" w:hAnsi="Aptos" w:cs="Aptos"/>
        </w:rPr>
        <w:t xml:space="preserve"> [Accessed: 26 March 2026].</w:t>
      </w:r>
    </w:p>
    <w:p w14:paraId="02788FFE" w14:textId="0CA9F02D" w:rsidR="00F703FB" w:rsidRDefault="00F703FB" w:rsidP="7BCD95B3">
      <w:pPr>
        <w:ind w:left="360"/>
      </w:pPr>
      <w:r w:rsidRPr="00F703FB">
        <w:t>Cambridge Dictionary (2019). </w:t>
      </w:r>
      <w:r w:rsidRPr="00F703FB">
        <w:rPr>
          <w:i/>
          <w:iCs/>
        </w:rPr>
        <w:t>DOGMA | meaning in the Cambridge English Dictionary</w:t>
      </w:r>
      <w:r w:rsidRPr="00F703FB">
        <w:t xml:space="preserve">. [online] Cambridge.org. Available at: </w:t>
      </w:r>
      <w:hyperlink r:id="rId22" w:history="1">
        <w:r w:rsidRPr="002C7EF3">
          <w:rPr>
            <w:rStyle w:val="Hyperlink"/>
          </w:rPr>
          <w:t>https://dictionary.cambridge.org/dictionary/english/dogma</w:t>
        </w:r>
      </w:hyperlink>
      <w:r w:rsidRPr="00F703FB">
        <w:t>.</w:t>
      </w:r>
      <w:r>
        <w:t xml:space="preserve"> [Accessed: 23 Mar. 2026]</w:t>
      </w:r>
    </w:p>
    <w:p w14:paraId="73A4773A" w14:textId="0241A05E" w:rsidR="00541B23" w:rsidRPr="00541B23" w:rsidRDefault="00541B23" w:rsidP="00541B23">
      <w:pPr>
        <w:ind w:left="360"/>
      </w:pPr>
      <w:r>
        <w:t xml:space="preserve">Connell, R.W., </w:t>
      </w:r>
      <w:r w:rsidR="005C3870">
        <w:t>(</w:t>
      </w:r>
      <w:r>
        <w:t>1995</w:t>
      </w:r>
      <w:r w:rsidR="005C3870">
        <w:t>)</w:t>
      </w:r>
      <w:r>
        <w:t xml:space="preserve">. </w:t>
      </w:r>
      <w:r w:rsidRPr="0BC3A46C">
        <w:rPr>
          <w:i/>
          <w:iCs/>
        </w:rPr>
        <w:t>Masculinities</w:t>
      </w:r>
      <w:r>
        <w:t>. Berkeley: University of California Press.</w:t>
      </w:r>
    </w:p>
    <w:p w14:paraId="077ED041" w14:textId="60F2301C" w:rsidR="00541B23" w:rsidRPr="00541B23" w:rsidRDefault="00541B23" w:rsidP="00541B23">
      <w:pPr>
        <w:ind w:left="360"/>
      </w:pPr>
      <w:r>
        <w:t xml:space="preserve">Costello, W., Whittaker, J. &amp; Thomas, A.G., </w:t>
      </w:r>
      <w:r w:rsidR="002D0566">
        <w:t>(</w:t>
      </w:r>
      <w:r>
        <w:t>2025</w:t>
      </w:r>
      <w:r w:rsidR="002D0566">
        <w:t>)</w:t>
      </w:r>
      <w:r>
        <w:t xml:space="preserve">. The dual pathways hypothesis of </w:t>
      </w:r>
      <w:proofErr w:type="spellStart"/>
      <w:r>
        <w:t>incel</w:t>
      </w:r>
      <w:proofErr w:type="spellEnd"/>
      <w:r>
        <w:t xml:space="preserve"> harm: A model of harmful attitudes and beliefs among involuntary celibates. </w:t>
      </w:r>
      <w:r w:rsidRPr="0BC3A46C">
        <w:rPr>
          <w:i/>
          <w:iCs/>
        </w:rPr>
        <w:t xml:space="preserve">Archives of Sexual </w:t>
      </w:r>
      <w:proofErr w:type="spellStart"/>
      <w:r w:rsidRPr="0BC3A46C">
        <w:rPr>
          <w:i/>
          <w:iCs/>
        </w:rPr>
        <w:t>Behavior</w:t>
      </w:r>
      <w:proofErr w:type="spellEnd"/>
      <w:r>
        <w:t xml:space="preserve">. Advance online publication. </w:t>
      </w:r>
      <w:hyperlink r:id="rId23">
        <w:r w:rsidRPr="0BC3A46C">
          <w:rPr>
            <w:rStyle w:val="Hyperlink"/>
          </w:rPr>
          <w:t>https://doi.org/10.1007/s10508-025-03161-y</w:t>
        </w:r>
      </w:hyperlink>
      <w:r w:rsidR="00F223A8">
        <w:t xml:space="preserve"> [Accessed</w:t>
      </w:r>
      <w:r w:rsidR="0042133A">
        <w:t>:</w:t>
      </w:r>
      <w:r w:rsidR="00F223A8">
        <w:t xml:space="preserve"> 21 September 2025]</w:t>
      </w:r>
    </w:p>
    <w:p w14:paraId="2707FB8C" w14:textId="53CD8F23" w:rsidR="00541B23" w:rsidRPr="00541B23" w:rsidRDefault="00541B23" w:rsidP="00541B23">
      <w:pPr>
        <w:ind w:left="360"/>
      </w:pPr>
      <w:proofErr w:type="spellStart"/>
      <w:r>
        <w:t>Daskin</w:t>
      </w:r>
      <w:proofErr w:type="spellEnd"/>
      <w:r>
        <w:t xml:space="preserve">, I., </w:t>
      </w:r>
      <w:r w:rsidR="002D0566">
        <w:t>(</w:t>
      </w:r>
      <w:r>
        <w:t>2019</w:t>
      </w:r>
      <w:r w:rsidR="002D0566">
        <w:t>)</w:t>
      </w:r>
      <w:r>
        <w:t xml:space="preserve">. </w:t>
      </w:r>
      <w:r w:rsidRPr="0BC3A46C">
        <w:rPr>
          <w:i/>
          <w:iCs/>
        </w:rPr>
        <w:t xml:space="preserve">The Alt-Right Playbook: How to Radicalize a </w:t>
      </w:r>
      <w:proofErr w:type="spellStart"/>
      <w:r w:rsidRPr="0BC3A46C">
        <w:rPr>
          <w:i/>
          <w:iCs/>
        </w:rPr>
        <w:t>Normie</w:t>
      </w:r>
      <w:proofErr w:type="spellEnd"/>
      <w:r>
        <w:t xml:space="preserve"> [video]. Innuendo Studios. Available at: </w:t>
      </w:r>
      <w:hyperlink r:id="rId24">
        <w:r w:rsidRPr="0BC3A46C">
          <w:rPr>
            <w:rStyle w:val="Hyperlink"/>
          </w:rPr>
          <w:t>https://www.youtube.com/user/InnuendoStudios</w:t>
        </w:r>
      </w:hyperlink>
      <w:r w:rsidR="5AC96E4F">
        <w:t xml:space="preserve"> [Accessed 6 Nov. 2025]</w:t>
      </w:r>
    </w:p>
    <w:p w14:paraId="7849EA98" w14:textId="2D5C4C5B" w:rsidR="00541B23" w:rsidRPr="00541B23" w:rsidRDefault="00541B23" w:rsidP="00541B23">
      <w:pPr>
        <w:ind w:left="360"/>
      </w:pPr>
      <w:r>
        <w:t xml:space="preserve">Evens, R., </w:t>
      </w:r>
      <w:r w:rsidR="002D0566">
        <w:t>(</w:t>
      </w:r>
      <w:r>
        <w:t>2018</w:t>
      </w:r>
      <w:r w:rsidR="002D0566">
        <w:t>)</w:t>
      </w:r>
      <w:r>
        <w:t xml:space="preserve">. From Memes to </w:t>
      </w:r>
      <w:proofErr w:type="spellStart"/>
      <w:r>
        <w:t>Infowars</w:t>
      </w:r>
      <w:proofErr w:type="spellEnd"/>
      <w:r>
        <w:t xml:space="preserve">: How 75 Fascist Activists Were “Red-Pilled”. </w:t>
      </w:r>
      <w:proofErr w:type="spellStart"/>
      <w:r w:rsidRPr="52542E72">
        <w:rPr>
          <w:i/>
          <w:iCs/>
        </w:rPr>
        <w:t>Bellingcat</w:t>
      </w:r>
      <w:proofErr w:type="spellEnd"/>
      <w:r>
        <w:t xml:space="preserve">, 11 October. Available at: </w:t>
      </w:r>
      <w:hyperlink r:id="rId25">
        <w:r w:rsidRPr="52542E72">
          <w:rPr>
            <w:rStyle w:val="Hyperlink"/>
          </w:rPr>
          <w:t>https://www.bellingcat.com/news/americas/2018/10/11/memes-infowars-75-fascist-activists-red-pilled</w:t>
        </w:r>
      </w:hyperlink>
      <w:r w:rsidR="1F1C9BBC">
        <w:t xml:space="preserve"> [Accessed 6 Nov. 2025]</w:t>
      </w:r>
    </w:p>
    <w:p w14:paraId="4C2E8E39" w14:textId="2DBE4CB8" w:rsidR="52542E72" w:rsidRDefault="14C29CC5" w:rsidP="00854D82">
      <w:pPr>
        <w:ind w:left="360"/>
      </w:pPr>
      <w:r>
        <w:t xml:space="preserve">Feltham, F. (2024). I’m Andrew Tate’s audience and I know why he appeals to young men. The Guardian. [online] 6 Jan. Available at: </w:t>
      </w:r>
      <w:hyperlink r:id="rId26">
        <w:r w:rsidRPr="52542E72">
          <w:rPr>
            <w:rStyle w:val="Hyperlink"/>
          </w:rPr>
          <w:t>https://www.theguardian.com/news/2024/jan/06/im-andrew-tates-audience-and-i-know-why-he-appeals-to-young-men</w:t>
        </w:r>
      </w:hyperlink>
      <w:r>
        <w:t>. [Accessed: 19 Mar. 2026]</w:t>
      </w:r>
    </w:p>
    <w:p w14:paraId="46B9C706" w14:textId="0362B313" w:rsidR="00541B23" w:rsidRPr="00541B23" w:rsidRDefault="00541B23" w:rsidP="00541B23">
      <w:pPr>
        <w:ind w:left="360"/>
      </w:pPr>
      <w:proofErr w:type="spellStart"/>
      <w:r>
        <w:t>Ging</w:t>
      </w:r>
      <w:proofErr w:type="spellEnd"/>
      <w:r>
        <w:t xml:space="preserve">, D., </w:t>
      </w:r>
      <w:r w:rsidR="005C3870">
        <w:t>(</w:t>
      </w:r>
      <w:r>
        <w:t>2017</w:t>
      </w:r>
      <w:r w:rsidR="005C3870">
        <w:t>)</w:t>
      </w:r>
      <w:r>
        <w:t xml:space="preserve">. Alphas, Betas, and </w:t>
      </w:r>
      <w:proofErr w:type="spellStart"/>
      <w:r>
        <w:t>Incels</w:t>
      </w:r>
      <w:proofErr w:type="spellEnd"/>
      <w:r>
        <w:t xml:space="preserve">: Theorizing the Masculinities of the </w:t>
      </w:r>
      <w:proofErr w:type="spellStart"/>
      <w:r>
        <w:t>Manosphere</w:t>
      </w:r>
      <w:proofErr w:type="spellEnd"/>
      <w:r>
        <w:t xml:space="preserve">. </w:t>
      </w:r>
      <w:r w:rsidRPr="0BC3A46C">
        <w:rPr>
          <w:i/>
          <w:iCs/>
        </w:rPr>
        <w:t>Men and Masculinities</w:t>
      </w:r>
      <w:r>
        <w:t xml:space="preserve">, 22(4), pp.638–657. </w:t>
      </w:r>
      <w:hyperlink r:id="rId27">
        <w:r w:rsidRPr="0BC3A46C">
          <w:rPr>
            <w:rStyle w:val="Hyperlink"/>
          </w:rPr>
          <w:t>https://doi.org/10.1177/1097184X17706401</w:t>
        </w:r>
      </w:hyperlink>
      <w:r w:rsidR="773CAC09">
        <w:t xml:space="preserve"> [Accessed: 21 September 2025]</w:t>
      </w:r>
    </w:p>
    <w:p w14:paraId="60150A1E" w14:textId="527F3E4A" w:rsidR="00541B23" w:rsidRDefault="00541B23" w:rsidP="00541B23">
      <w:pPr>
        <w:ind w:left="360"/>
      </w:pPr>
      <w:proofErr w:type="spellStart"/>
      <w:r>
        <w:t>Ging</w:t>
      </w:r>
      <w:proofErr w:type="spellEnd"/>
      <w:r>
        <w:t xml:space="preserve">, D., </w:t>
      </w:r>
      <w:r w:rsidR="005C3870">
        <w:t>(</w:t>
      </w:r>
      <w:r>
        <w:t>2019</w:t>
      </w:r>
      <w:r w:rsidR="005C3870">
        <w:t>)</w:t>
      </w:r>
      <w:r>
        <w:t xml:space="preserve">. Masculinity, violence and digital culture: Towards a critical masculinity studies. </w:t>
      </w:r>
      <w:r w:rsidRPr="0BC3A46C">
        <w:rPr>
          <w:i/>
          <w:iCs/>
        </w:rPr>
        <w:t>Palgrave Communications</w:t>
      </w:r>
      <w:r>
        <w:t xml:space="preserve">, 5(1), pp.1–11. </w:t>
      </w:r>
      <w:hyperlink r:id="rId28">
        <w:r w:rsidRPr="0BC3A46C">
          <w:rPr>
            <w:rStyle w:val="Hyperlink"/>
          </w:rPr>
          <w:t>https://doi.org/10.1057/s41599-019-0302-2</w:t>
        </w:r>
      </w:hyperlink>
      <w:r w:rsidR="0E3B5103">
        <w:t xml:space="preserve"> [Accessed: 21 September 2025]</w:t>
      </w:r>
    </w:p>
    <w:p w14:paraId="167587E3" w14:textId="049C6CBC" w:rsidR="00F703FB" w:rsidRPr="00541B23" w:rsidRDefault="00F703FB" w:rsidP="00F703FB">
      <w:pPr>
        <w:ind w:left="360"/>
      </w:pPr>
      <w:r w:rsidRPr="00F703FB">
        <w:t xml:space="preserve">Gheorghe, R.M. (2023). ‘Just Be White (JBW)’: </w:t>
      </w:r>
      <w:proofErr w:type="spellStart"/>
      <w:r w:rsidRPr="00F703FB">
        <w:t>Incels</w:t>
      </w:r>
      <w:proofErr w:type="spellEnd"/>
      <w:r w:rsidRPr="00F703FB">
        <w:t>, Race and the Violence of Whiteness. </w:t>
      </w:r>
      <w:proofErr w:type="spellStart"/>
      <w:r w:rsidRPr="00F703FB">
        <w:rPr>
          <w:i/>
          <w:iCs/>
        </w:rPr>
        <w:t>Affilia</w:t>
      </w:r>
      <w:proofErr w:type="spellEnd"/>
      <w:r w:rsidRPr="00F703FB">
        <w:t xml:space="preserve">, 39(1), p.088610992211442. </w:t>
      </w:r>
      <w:proofErr w:type="spellStart"/>
      <w:r w:rsidRPr="00F703FB">
        <w:t>doi:https</w:t>
      </w:r>
      <w:proofErr w:type="spellEnd"/>
      <w:r w:rsidRPr="00F703FB">
        <w:t>://doi.org/10.1177/08861099221144275.</w:t>
      </w:r>
      <w:r>
        <w:t xml:space="preserve"> </w:t>
      </w:r>
      <w:r w:rsidR="009B497F">
        <w:t>[Accessed: 28 Mar. 2026]</w:t>
      </w:r>
    </w:p>
    <w:p w14:paraId="2232120B" w14:textId="22FE8B22" w:rsidR="00541B23" w:rsidRDefault="00541B23" w:rsidP="00541B23">
      <w:pPr>
        <w:ind w:left="360"/>
      </w:pPr>
      <w:proofErr w:type="spellStart"/>
      <w:r>
        <w:t>Høiland</w:t>
      </w:r>
      <w:proofErr w:type="spellEnd"/>
      <w:r>
        <w:t xml:space="preserve">, T., </w:t>
      </w:r>
      <w:r w:rsidR="009C4259">
        <w:t>(</w:t>
      </w:r>
      <w:r>
        <w:t>2019</w:t>
      </w:r>
      <w:r w:rsidR="009C4259">
        <w:t>)</w:t>
      </w:r>
      <w:r>
        <w:t xml:space="preserve">. </w:t>
      </w:r>
      <w:proofErr w:type="spellStart"/>
      <w:r>
        <w:t>Incels</w:t>
      </w:r>
      <w:proofErr w:type="spellEnd"/>
      <w:r>
        <w:t xml:space="preserve"> and the stories they tell: A narrative analysis of </w:t>
      </w:r>
      <w:proofErr w:type="spellStart"/>
      <w:r>
        <w:t>Incels</w:t>
      </w:r>
      <w:proofErr w:type="spellEnd"/>
      <w:r>
        <w:t xml:space="preserve">’ shared stories on </w:t>
      </w:r>
      <w:proofErr w:type="spellStart"/>
      <w:r>
        <w:t>Reddit</w:t>
      </w:r>
      <w:proofErr w:type="spellEnd"/>
      <w:r>
        <w:t xml:space="preserve">. </w:t>
      </w:r>
      <w:r w:rsidRPr="0BC3A46C">
        <w:rPr>
          <w:i/>
          <w:iCs/>
        </w:rPr>
        <w:t>Master’s Thesis</w:t>
      </w:r>
      <w:r>
        <w:t xml:space="preserve">. University of Oslo. Available at: </w:t>
      </w:r>
      <w:hyperlink r:id="rId29">
        <w:r w:rsidRPr="0BC3A46C">
          <w:rPr>
            <w:rStyle w:val="Hyperlink"/>
          </w:rPr>
          <w:t>https://www.academia.edu/73516671</w:t>
        </w:r>
      </w:hyperlink>
      <w:r w:rsidR="54D4987B">
        <w:t xml:space="preserve"> [Accessed: 21 September 2025]</w:t>
      </w:r>
    </w:p>
    <w:p w14:paraId="423880AE" w14:textId="1CA02D44" w:rsidR="0047284E" w:rsidRPr="00541B23" w:rsidRDefault="0047284E" w:rsidP="0047284E">
      <w:pPr>
        <w:ind w:left="360"/>
      </w:pPr>
      <w:r>
        <w:t xml:space="preserve">Holmes, A. (2020). Researcher </w:t>
      </w:r>
      <w:proofErr w:type="spellStart"/>
      <w:r>
        <w:t>positionality</w:t>
      </w:r>
      <w:proofErr w:type="spellEnd"/>
      <w:r>
        <w:t xml:space="preserve"> - A consideration of its influence and place in qualitative research - A new researcher guide. [online] </w:t>
      </w:r>
      <w:proofErr w:type="spellStart"/>
      <w:r>
        <w:t>ResearchGate</w:t>
      </w:r>
      <w:proofErr w:type="spellEnd"/>
      <w:r>
        <w:t xml:space="preserve">. Available at: </w:t>
      </w:r>
      <w:hyperlink r:id="rId30" w:history="1">
        <w:r w:rsidRPr="00B11AE7">
          <w:rPr>
            <w:rStyle w:val="Hyperlink"/>
          </w:rPr>
          <w:t>https://www.researchgate.net/publication/344072065_Researcher_Positionality_-_A_Consideration_of_Its_Influence_and_Place_in_Qualitative_Research_-_A_New_Researcher_Guide</w:t>
        </w:r>
      </w:hyperlink>
      <w:r>
        <w:t xml:space="preserve">. [Accessed: </w:t>
      </w:r>
      <w:r w:rsidR="00D95ECD">
        <w:t>28 Nov. 2025</w:t>
      </w:r>
      <w:r>
        <w:t>]</w:t>
      </w:r>
    </w:p>
    <w:p w14:paraId="48BBC5B0" w14:textId="3F47119D" w:rsidR="00541B23" w:rsidRPr="00541B23" w:rsidRDefault="2F628F8C" w:rsidP="00541B23">
      <w:pPr>
        <w:ind w:left="360"/>
      </w:pPr>
      <w:r>
        <w:t xml:space="preserve">Iqbal, M. (2025). Tinder Revenue and Usage Statistics (2025). [online] Business of Apps. Available at: </w:t>
      </w:r>
      <w:hyperlink r:id="rId31">
        <w:r w:rsidRPr="418E2EB8">
          <w:rPr>
            <w:rStyle w:val="Hyperlink"/>
          </w:rPr>
          <w:t>https://www.businessofapps.com/data/tinder-statistics/</w:t>
        </w:r>
      </w:hyperlink>
      <w:r>
        <w:t>. [Accessed: 26 Mar. 2026]</w:t>
      </w:r>
    </w:p>
    <w:p w14:paraId="75EAEE1C" w14:textId="30094725" w:rsidR="00541B23" w:rsidRPr="00541B23" w:rsidRDefault="00541B23" w:rsidP="00541B23">
      <w:pPr>
        <w:ind w:left="360"/>
      </w:pPr>
      <w:r>
        <w:t>Jones, A.,</w:t>
      </w:r>
      <w:r w:rsidR="009C4259">
        <w:t xml:space="preserve"> (</w:t>
      </w:r>
      <w:r>
        <w:t>2020</w:t>
      </w:r>
      <w:r w:rsidR="009C4259">
        <w:t>)</w:t>
      </w:r>
      <w:r>
        <w:t xml:space="preserve">. </w:t>
      </w:r>
      <w:proofErr w:type="spellStart"/>
      <w:r>
        <w:t>Incels</w:t>
      </w:r>
      <w:proofErr w:type="spellEnd"/>
      <w:r>
        <w:t xml:space="preserve"> and the </w:t>
      </w:r>
      <w:proofErr w:type="spellStart"/>
      <w:r>
        <w:t>Manosphere</w:t>
      </w:r>
      <w:proofErr w:type="spellEnd"/>
      <w:r>
        <w:t xml:space="preserve">: Tracking Men's Movements Online. </w:t>
      </w:r>
      <w:r w:rsidRPr="0BC3A46C">
        <w:rPr>
          <w:i/>
          <w:iCs/>
        </w:rPr>
        <w:t>Master’s Thesis</w:t>
      </w:r>
      <w:r>
        <w:t xml:space="preserve">. University of Central Florida. Available at: </w:t>
      </w:r>
      <w:hyperlink r:id="rId32">
        <w:r w:rsidRPr="0BC3A46C">
          <w:rPr>
            <w:rStyle w:val="Hyperlink"/>
          </w:rPr>
          <w:t>https://stars.library.ucf.edu/etd2020/65</w:t>
        </w:r>
      </w:hyperlink>
      <w:r w:rsidR="41FFC89C">
        <w:t xml:space="preserve"> [Accessed 6 Nov. 2025]</w:t>
      </w:r>
    </w:p>
    <w:p w14:paraId="50BD9844" w14:textId="7685AD51" w:rsidR="00541B23" w:rsidRDefault="00541B23" w:rsidP="00541B23">
      <w:pPr>
        <w:ind w:left="360"/>
      </w:pPr>
      <w:r>
        <w:t xml:space="preserve">King-Hill, S. &amp; Russell, D., </w:t>
      </w:r>
      <w:r w:rsidR="005C3870">
        <w:t>(</w:t>
      </w:r>
      <w:r>
        <w:t>2023</w:t>
      </w:r>
      <w:r w:rsidR="005C3870">
        <w:t>)</w:t>
      </w:r>
      <w:r>
        <w:t xml:space="preserve">. The toxic influence of Andrew Tate: How society has failed a generation of young men and boys. </w:t>
      </w:r>
      <w:r w:rsidRPr="0BC3A46C">
        <w:rPr>
          <w:i/>
          <w:iCs/>
        </w:rPr>
        <w:t>University of Birmingham Blog</w:t>
      </w:r>
      <w:r>
        <w:t xml:space="preserve">, 8 February. Available at: </w:t>
      </w:r>
      <w:hyperlink r:id="rId33">
        <w:r w:rsidRPr="0BC3A46C">
          <w:rPr>
            <w:rStyle w:val="Hyperlink"/>
          </w:rPr>
          <w:t>https://blog.bham.ac.uk/socialsciencesbirmingham/2023/02/08/andrew-tate</w:t>
        </w:r>
      </w:hyperlink>
      <w:r w:rsidR="38B1D9C2">
        <w:t xml:space="preserve">  [Accessed 6 Nov. 2025]</w:t>
      </w:r>
    </w:p>
    <w:p w14:paraId="4D54D9AB" w14:textId="5D826F69" w:rsidR="00F703FB" w:rsidRPr="00541B23" w:rsidRDefault="00F703FB" w:rsidP="00541B23">
      <w:pPr>
        <w:ind w:left="360"/>
      </w:pPr>
      <w:r w:rsidRPr="00F703FB">
        <w:t>Kimmel, M. (2013) Angry White Men: American Masculinity at the End of an Era. New York: Nation Books.</w:t>
      </w:r>
      <w:r>
        <w:t xml:space="preserve"> </w:t>
      </w:r>
    </w:p>
    <w:p w14:paraId="1487385B" w14:textId="791169E9" w:rsidR="00541B23" w:rsidRPr="00541B23" w:rsidRDefault="4A30724A" w:rsidP="00541B23">
      <w:pPr>
        <w:ind w:left="360"/>
      </w:pPr>
      <w:r>
        <w:t xml:space="preserve">Lindsay, A., </w:t>
      </w:r>
      <w:r w:rsidR="005C3870">
        <w:t>(</w:t>
      </w:r>
      <w:r>
        <w:t>2020</w:t>
      </w:r>
      <w:r w:rsidR="005C3870">
        <w:t>)</w:t>
      </w:r>
      <w:r>
        <w:t xml:space="preserve">. </w:t>
      </w:r>
      <w:proofErr w:type="spellStart"/>
      <w:r>
        <w:t>Incel</w:t>
      </w:r>
      <w:proofErr w:type="spellEnd"/>
      <w:r>
        <w:t xml:space="preserve"> violence as a reclamation of masculinity and defence of patriarchy on three distinct levels. </w:t>
      </w:r>
      <w:r w:rsidRPr="52542E72">
        <w:rPr>
          <w:i/>
          <w:iCs/>
        </w:rPr>
        <w:t>Unpublished manuscript</w:t>
      </w:r>
      <w:r>
        <w:t xml:space="preserve">. Available at: </w:t>
      </w:r>
      <w:hyperlink r:id="rId34">
        <w:r w:rsidRPr="52542E72">
          <w:rPr>
            <w:rStyle w:val="Hyperlink"/>
          </w:rPr>
          <w:t>https://www.researchgate.net/publication/356360476</w:t>
        </w:r>
      </w:hyperlink>
      <w:r w:rsidR="58E0C674">
        <w:t xml:space="preserve"> [Accessed: 3 November 2025]</w:t>
      </w:r>
    </w:p>
    <w:p w14:paraId="16CC3B7D" w14:textId="0D4FB8DF" w:rsidR="52542E72" w:rsidRDefault="78AC4731" w:rsidP="00854D82">
      <w:pPr>
        <w:ind w:left="360"/>
      </w:pPr>
      <w:r>
        <w:t xml:space="preserve">Love, T.P., </w:t>
      </w:r>
      <w:proofErr w:type="spellStart"/>
      <w:r>
        <w:t>Prskalo</w:t>
      </w:r>
      <w:proofErr w:type="spellEnd"/>
      <w:r>
        <w:t xml:space="preserve">, E. and </w:t>
      </w:r>
      <w:proofErr w:type="spellStart"/>
      <w:r>
        <w:t>Moloney</w:t>
      </w:r>
      <w:proofErr w:type="spellEnd"/>
      <w:r>
        <w:t xml:space="preserve">, M.E. (2025). </w:t>
      </w:r>
      <w:proofErr w:type="spellStart"/>
      <w:r>
        <w:t>Hatespeech</w:t>
      </w:r>
      <w:proofErr w:type="spellEnd"/>
      <w:r>
        <w:t xml:space="preserve"> or </w:t>
      </w:r>
      <w:proofErr w:type="spellStart"/>
      <w:r>
        <w:t>Tatespeech</w:t>
      </w:r>
      <w:proofErr w:type="spellEnd"/>
      <w:r>
        <w:t xml:space="preserve">? Andrew Tate and the rise of the radical misogynist. New Media &amp; Society. </w:t>
      </w:r>
      <w:proofErr w:type="spellStart"/>
      <w:r>
        <w:t>doi:https</w:t>
      </w:r>
      <w:proofErr w:type="spellEnd"/>
      <w:r>
        <w:t>://doi.org/10.1177/14614448251374158. [Accessed: 19 Mar. 2026 ]</w:t>
      </w:r>
    </w:p>
    <w:p w14:paraId="738421EB" w14:textId="7940AD17" w:rsidR="23623838" w:rsidRDefault="23623838" w:rsidP="7BCD95B3">
      <w:pPr>
        <w:ind w:left="360"/>
      </w:pPr>
      <w:proofErr w:type="spellStart"/>
      <w:r>
        <w:t>Marsales</w:t>
      </w:r>
      <w:proofErr w:type="spellEnd"/>
      <w:r>
        <w:t xml:space="preserve">, E. (2023). Join the Brotherhood!: How ‘Alpha Male’ Podcasts are Targeting Men. The </w:t>
      </w:r>
      <w:proofErr w:type="spellStart"/>
      <w:r>
        <w:t>Ethnograph</w:t>
      </w:r>
      <w:proofErr w:type="spellEnd"/>
      <w:r>
        <w:t xml:space="preserve">: Journal of Anthropological Studies, [online] 7(1), pp.6–13. Available at: </w:t>
      </w:r>
      <w:hyperlink r:id="rId35">
        <w:r w:rsidRPr="7BCD95B3">
          <w:rPr>
            <w:rStyle w:val="Hyperlink"/>
          </w:rPr>
          <w:t>https://ojs.library.ubc.ca/index.php/EJAS/article/view/198299/192591</w:t>
        </w:r>
      </w:hyperlink>
      <w:r>
        <w:t>. [Accessed: 26 Mar. 2026]</w:t>
      </w:r>
    </w:p>
    <w:p w14:paraId="2289B1C2" w14:textId="7EF5F760" w:rsidR="00541B23" w:rsidRPr="00541B23" w:rsidRDefault="0D1746F3" w:rsidP="00541B23">
      <w:pPr>
        <w:ind w:left="360"/>
      </w:pPr>
      <w:r>
        <w:t xml:space="preserve">Maxwell, D., Robinson, S.R., Williams, J.R. &amp; Keaton, C., </w:t>
      </w:r>
      <w:r w:rsidR="005C3870">
        <w:t>(</w:t>
      </w:r>
      <w:r>
        <w:t>2020</w:t>
      </w:r>
      <w:r w:rsidR="005C3870">
        <w:t>)</w:t>
      </w:r>
      <w:r>
        <w:t xml:space="preserve">. “A Short Story of a Lonely Guy”: A Qualitative Thematic Analysis of Involuntary Celibacy Using </w:t>
      </w:r>
      <w:proofErr w:type="spellStart"/>
      <w:r>
        <w:t>Reddit</w:t>
      </w:r>
      <w:proofErr w:type="spellEnd"/>
      <w:r>
        <w:t xml:space="preserve">. </w:t>
      </w:r>
      <w:r w:rsidRPr="0BC3A46C">
        <w:rPr>
          <w:i/>
          <w:iCs/>
        </w:rPr>
        <w:t>Sexuality &amp; Culture</w:t>
      </w:r>
      <w:r>
        <w:t xml:space="preserve">, 24, pp.1–22. </w:t>
      </w:r>
      <w:hyperlink r:id="rId36">
        <w:r w:rsidRPr="0BC3A46C">
          <w:rPr>
            <w:rStyle w:val="Hyperlink"/>
          </w:rPr>
          <w:t>https://doi.org/10.1007/s12119-020-09724-6</w:t>
        </w:r>
      </w:hyperlink>
      <w:r w:rsidR="4BF180A4">
        <w:t xml:space="preserve"> [Accessed: 3 November 2025]</w:t>
      </w:r>
    </w:p>
    <w:p w14:paraId="177529E2" w14:textId="4FA3FF5E" w:rsidR="00541B23" w:rsidRDefault="00541B23" w:rsidP="00541B23">
      <w:pPr>
        <w:ind w:left="360"/>
      </w:pPr>
      <w:proofErr w:type="spellStart"/>
      <w:r>
        <w:t>Messner</w:t>
      </w:r>
      <w:proofErr w:type="spellEnd"/>
      <w:r>
        <w:t xml:space="preserve">, M.A., </w:t>
      </w:r>
      <w:r w:rsidR="58CEA4B8">
        <w:t>(</w:t>
      </w:r>
      <w:r>
        <w:t>1997</w:t>
      </w:r>
      <w:r w:rsidR="096A2A4A">
        <w:t>)</w:t>
      </w:r>
      <w:r w:rsidR="417680FA">
        <w:t>.</w:t>
      </w:r>
      <w:r>
        <w:t xml:space="preserve"> </w:t>
      </w:r>
      <w:r w:rsidRPr="0BC3A46C">
        <w:rPr>
          <w:i/>
          <w:iCs/>
        </w:rPr>
        <w:t>Politics of Masculinities: Men in Movements</w:t>
      </w:r>
      <w:r>
        <w:t>. Thousand Oaks, CA: Sage Publications.</w:t>
      </w:r>
    </w:p>
    <w:p w14:paraId="5475E840" w14:textId="3DE93197" w:rsidR="002B4631" w:rsidRPr="00541B23" w:rsidRDefault="009F2C33" w:rsidP="00541B23">
      <w:pPr>
        <w:ind w:left="360"/>
      </w:pPr>
      <w:proofErr w:type="spellStart"/>
      <w:r w:rsidRPr="009F2C33">
        <w:t>Messner</w:t>
      </w:r>
      <w:proofErr w:type="spellEnd"/>
      <w:r w:rsidRPr="009F2C33">
        <w:t xml:space="preserve">, M.A. (1993) 'Changing men and feminist politics in the United States', </w:t>
      </w:r>
      <w:r w:rsidRPr="009F2C33">
        <w:rPr>
          <w:i/>
          <w:iCs/>
        </w:rPr>
        <w:t>Theory and Society</w:t>
      </w:r>
      <w:r w:rsidRPr="009F2C33">
        <w:t>, 22(5), pp. 723–737.</w:t>
      </w:r>
    </w:p>
    <w:p w14:paraId="68EEB550" w14:textId="5D865A72" w:rsidR="3E31F154" w:rsidRDefault="3E31F154" w:rsidP="418E2EB8">
      <w:pPr>
        <w:ind w:left="360"/>
      </w:pPr>
      <w:proofErr w:type="spellStart"/>
      <w:r>
        <w:t>Neyt</w:t>
      </w:r>
      <w:proofErr w:type="spellEnd"/>
      <w:r>
        <w:t xml:space="preserve">, B., </w:t>
      </w:r>
      <w:proofErr w:type="spellStart"/>
      <w:r>
        <w:t>Vandenbulcke</w:t>
      </w:r>
      <w:proofErr w:type="spellEnd"/>
      <w:r>
        <w:t xml:space="preserve">, S. and </w:t>
      </w:r>
      <w:proofErr w:type="spellStart"/>
      <w:r>
        <w:t>Baert</w:t>
      </w:r>
      <w:proofErr w:type="spellEnd"/>
      <w:r>
        <w:t xml:space="preserve">, S. (2019). Are men intimidated by highly educated women? Undercover on Tinder. Economics of Education Review, [online] 73, p.101914. </w:t>
      </w:r>
      <w:proofErr w:type="spellStart"/>
      <w:r>
        <w:t>doi</w:t>
      </w:r>
      <w:proofErr w:type="spellEnd"/>
      <w:r>
        <w:t xml:space="preserve">: </w:t>
      </w:r>
      <w:hyperlink r:id="rId37">
        <w:r w:rsidRPr="418E2EB8">
          <w:rPr>
            <w:rStyle w:val="Hyperlink"/>
          </w:rPr>
          <w:t>https://doi.org/10.1016/j.econedurev.2019.101914.</w:t>
        </w:r>
      </w:hyperlink>
      <w:r>
        <w:t xml:space="preserve"> [Accessed: 25 Mar. 2026]</w:t>
      </w:r>
    </w:p>
    <w:p w14:paraId="1E730A16" w14:textId="3DC175CF" w:rsidR="007B66A8" w:rsidRDefault="007B66A8" w:rsidP="007B66A8">
      <w:pPr>
        <w:ind w:left="360"/>
      </w:pPr>
      <w:r w:rsidRPr="007B66A8">
        <w:rPr>
          <w:b/>
          <w:bCs/>
        </w:rPr>
        <w:t>Reeves, R.V.</w:t>
      </w:r>
      <w:r w:rsidRPr="007B66A8">
        <w:t xml:space="preserve"> (2022) </w:t>
      </w:r>
      <w:r w:rsidRPr="007B66A8">
        <w:rPr>
          <w:i/>
          <w:iCs/>
        </w:rPr>
        <w:t>Of boys and men: Why the modern male is struggling, why it matters, and what to do about it</w:t>
      </w:r>
      <w:r w:rsidRPr="007B66A8">
        <w:t>. Washington, DC: Brookings Institution Press.</w:t>
      </w:r>
    </w:p>
    <w:p w14:paraId="04D484BE" w14:textId="7958F134" w:rsidR="00541B23" w:rsidRPr="00541B23" w:rsidRDefault="00541B23" w:rsidP="00541B23">
      <w:pPr>
        <w:ind w:left="360"/>
      </w:pPr>
      <w:proofErr w:type="spellStart"/>
      <w:r>
        <w:t>Scaptura</w:t>
      </w:r>
      <w:proofErr w:type="spellEnd"/>
      <w:r>
        <w:t xml:space="preserve">, M.N. &amp; Boyle, K.M., </w:t>
      </w:r>
      <w:r w:rsidR="00A00D17">
        <w:t>(</w:t>
      </w:r>
      <w:r>
        <w:t>2020</w:t>
      </w:r>
      <w:r w:rsidR="00A00D17">
        <w:t>)</w:t>
      </w:r>
      <w:r>
        <w:t>. Masculinity threat, “</w:t>
      </w:r>
      <w:proofErr w:type="spellStart"/>
      <w:r>
        <w:t>incel</w:t>
      </w:r>
      <w:proofErr w:type="spellEnd"/>
      <w:r>
        <w:t xml:space="preserve">” traits, and violent fantasies among heterosexual men in the United States. </w:t>
      </w:r>
      <w:r w:rsidRPr="0BC3A46C">
        <w:rPr>
          <w:i/>
          <w:iCs/>
        </w:rPr>
        <w:t>Feminist Criminology</w:t>
      </w:r>
      <w:r>
        <w:t xml:space="preserve">, 15(3), pp.278–298. </w:t>
      </w:r>
      <w:hyperlink r:id="rId38">
        <w:r w:rsidRPr="0BC3A46C">
          <w:rPr>
            <w:rStyle w:val="Hyperlink"/>
          </w:rPr>
          <w:t>https://doi.org/10.1177/1557085119896415</w:t>
        </w:r>
      </w:hyperlink>
    </w:p>
    <w:p w14:paraId="14AD68FA" w14:textId="0C98BD56" w:rsidR="45C04CC4" w:rsidRDefault="45C04CC4" w:rsidP="418E2EB8">
      <w:pPr>
        <w:ind w:left="360"/>
      </w:pPr>
      <w:proofErr w:type="spellStart"/>
      <w:r>
        <w:t>SpartanClips</w:t>
      </w:r>
      <w:proofErr w:type="spellEnd"/>
      <w:r>
        <w:t xml:space="preserve"> (2025). Myron EXPOSES Delusional 304s... Who Think THEY Are The Prize... [online] YouTube. Available at: </w:t>
      </w:r>
      <w:hyperlink r:id="rId39">
        <w:r w:rsidRPr="52542E72">
          <w:rPr>
            <w:rStyle w:val="Hyperlink"/>
          </w:rPr>
          <w:t>https://www.youtube.com/watch?v=rWvrdmbDjjw</w:t>
        </w:r>
      </w:hyperlink>
      <w:r>
        <w:t xml:space="preserve"> [Accessed 25 Mar. 2026]. </w:t>
      </w:r>
    </w:p>
    <w:p w14:paraId="3F338D7F" w14:textId="212126AF" w:rsidR="00F703FB" w:rsidRDefault="00F703FB" w:rsidP="418E2EB8">
      <w:pPr>
        <w:ind w:left="360"/>
      </w:pPr>
      <w:r w:rsidRPr="00F703FB">
        <w:t xml:space="preserve">Shin, J. and </w:t>
      </w:r>
      <w:proofErr w:type="spellStart"/>
      <w:r w:rsidRPr="00F703FB">
        <w:t>Jitkajornwanich</w:t>
      </w:r>
      <w:proofErr w:type="spellEnd"/>
      <w:r w:rsidRPr="00F703FB">
        <w:t xml:space="preserve">, K. (2024) 'How algorithms promote self-radicalization: audit of </w:t>
      </w:r>
      <w:proofErr w:type="spellStart"/>
      <w:r w:rsidRPr="00F703FB">
        <w:t>TikTok's</w:t>
      </w:r>
      <w:proofErr w:type="spellEnd"/>
      <w:r w:rsidRPr="00F703FB">
        <w:t xml:space="preserve"> algorithm using a reverse engineering method', </w:t>
      </w:r>
      <w:r w:rsidRPr="00F703FB">
        <w:rPr>
          <w:i/>
          <w:iCs/>
        </w:rPr>
        <w:t>Social Science Computer Review</w:t>
      </w:r>
      <w:r w:rsidRPr="00F703FB">
        <w:t>, 42(4). doi:10.1177/08944393231225547.</w:t>
      </w:r>
      <w:r>
        <w:t xml:space="preserve"> [Accessed: 28 Mar. 2026]</w:t>
      </w:r>
    </w:p>
    <w:p w14:paraId="24CE4C38" w14:textId="08D64577" w:rsidR="001750EE" w:rsidRDefault="001750EE" w:rsidP="001750EE">
      <w:pPr>
        <w:ind w:left="360"/>
      </w:pPr>
      <w:r w:rsidRPr="001750EE">
        <w:rPr>
          <w:b/>
          <w:bCs/>
        </w:rPr>
        <w:t>Wallace, R. (2021)</w:t>
      </w:r>
      <w:r w:rsidRPr="001750EE">
        <w:t xml:space="preserve"> </w:t>
      </w:r>
      <w:r w:rsidRPr="001750EE">
        <w:rPr>
          <w:i/>
          <w:iCs/>
        </w:rPr>
        <w:t>The Black Pill</w:t>
      </w:r>
      <w:r w:rsidRPr="001750EE">
        <w:t>. Independently published</w:t>
      </w:r>
    </w:p>
    <w:p w14:paraId="2F7D3720" w14:textId="26A0341A" w:rsidR="5D5364D1" w:rsidRDefault="5D5364D1" w:rsidP="52542E72">
      <w:pPr>
        <w:ind w:left="360"/>
      </w:pPr>
      <w:proofErr w:type="spellStart"/>
      <w:r>
        <w:t>Wescott</w:t>
      </w:r>
      <w:proofErr w:type="spellEnd"/>
      <w:r>
        <w:t>, S., Roberts, S. and Zhao, X. (2024). The problem of anti-feminist ‘</w:t>
      </w:r>
      <w:proofErr w:type="spellStart"/>
      <w:r>
        <w:t>manfluencer</w:t>
      </w:r>
      <w:proofErr w:type="spellEnd"/>
      <w:r>
        <w:t xml:space="preserve">’ Andrew Tate in Australian schools: Women teachers’ experiences of resurgent male supremacy. Gender and Education, [online] 36(2), pp.167–182. </w:t>
      </w:r>
      <w:proofErr w:type="spellStart"/>
      <w:r>
        <w:t>doi:https</w:t>
      </w:r>
      <w:proofErr w:type="spellEnd"/>
      <w:r>
        <w:t>://doi.org/10.1080/09540253.2023.2292622. [Accessed: 19 Mar. 2026]</w:t>
      </w:r>
    </w:p>
    <w:p w14:paraId="67F524FE" w14:textId="452C7D5E" w:rsidR="00541B23" w:rsidRPr="00541B23" w:rsidRDefault="00541B23" w:rsidP="00541B23">
      <w:pPr>
        <w:ind w:left="360"/>
      </w:pPr>
      <w:r>
        <w:t xml:space="preserve">White, A., </w:t>
      </w:r>
      <w:r w:rsidR="00A00D17">
        <w:t>(</w:t>
      </w:r>
      <w:r>
        <w:t>2000</w:t>
      </w:r>
      <w:r w:rsidR="00A00D17">
        <w:t>)</w:t>
      </w:r>
      <w:r>
        <w:t xml:space="preserve">. ‘Did the Earth Move?’ The Hazards of Bringing Men and Masculinities into Gender and Development. </w:t>
      </w:r>
      <w:r w:rsidRPr="0BC3A46C">
        <w:rPr>
          <w:i/>
          <w:iCs/>
        </w:rPr>
        <w:t>IDS Bulletin</w:t>
      </w:r>
      <w:r>
        <w:t xml:space="preserve">, 31(2), pp.33–41. </w:t>
      </w:r>
      <w:hyperlink r:id="rId40">
        <w:r w:rsidRPr="0BC3A46C">
          <w:rPr>
            <w:rStyle w:val="Hyperlink"/>
          </w:rPr>
          <w:t>https://doi.org/10.1111/j.1759-5436.2000.mp31002005.x</w:t>
        </w:r>
      </w:hyperlink>
      <w:r w:rsidR="00D45DFA">
        <w:t xml:space="preserve"> [Accessed</w:t>
      </w:r>
      <w:r w:rsidR="00F223A8">
        <w:t>: 21 September 2025</w:t>
      </w:r>
      <w:r w:rsidR="00D45DFA">
        <w:t>]</w:t>
      </w:r>
    </w:p>
    <w:p w14:paraId="384B30B4" w14:textId="5BE0F3C8" w:rsidR="00946509" w:rsidRPr="00541B23" w:rsidRDefault="00541B23" w:rsidP="00541B23">
      <w:pPr>
        <w:ind w:left="360"/>
      </w:pPr>
      <w:r>
        <w:t xml:space="preserve">Williams, Z., </w:t>
      </w:r>
      <w:r w:rsidR="00A00D17">
        <w:t>(</w:t>
      </w:r>
      <w:r>
        <w:t>2024</w:t>
      </w:r>
      <w:r w:rsidR="00A00D17">
        <w:t>)</w:t>
      </w:r>
      <w:r>
        <w:t xml:space="preserve">. Getting fit is great, but it could turn you into a right-wing jerk. </w:t>
      </w:r>
      <w:r w:rsidRPr="0BC3A46C">
        <w:rPr>
          <w:i/>
          <w:iCs/>
        </w:rPr>
        <w:t>The Guardian</w:t>
      </w:r>
      <w:r>
        <w:t xml:space="preserve">, 6 June. Available at: </w:t>
      </w:r>
      <w:hyperlink r:id="rId41">
        <w:r w:rsidRPr="0BC3A46C">
          <w:rPr>
            <w:rStyle w:val="Hyperlink"/>
          </w:rPr>
          <w:t>https://www.theguardian.com/commentisfree/2024/jun/06/getting-fit-right-wing-jerk</w:t>
        </w:r>
      </w:hyperlink>
      <w:r w:rsidR="00B773F0">
        <w:t xml:space="preserve"> </w:t>
      </w:r>
      <w:r w:rsidR="00877D8C">
        <w:t xml:space="preserve">[Accessed: </w:t>
      </w:r>
      <w:r w:rsidR="00046585">
        <w:t>3 November 2025</w:t>
      </w:r>
      <w:r w:rsidR="00877D8C">
        <w:t>]</w:t>
      </w:r>
    </w:p>
    <w:p w14:paraId="0EFAF5A7" w14:textId="77777777" w:rsidR="00A71C2A" w:rsidRDefault="00A71C2A" w:rsidP="0BC3A46C">
      <w:pPr>
        <w:rPr>
          <w:rFonts w:ascii="Arial" w:eastAsiaTheme="majorEastAsia" w:hAnsi="Arial" w:cstheme="majorBidi"/>
          <w:b/>
          <w:bCs/>
          <w:sz w:val="28"/>
          <w:szCs w:val="28"/>
          <w:u w:val="single"/>
        </w:rPr>
      </w:pPr>
      <w:r>
        <w:br w:type="page"/>
      </w:r>
    </w:p>
    <w:p w14:paraId="3F041DCD" w14:textId="5DE7B43E" w:rsidR="007007AE" w:rsidRDefault="00EA2182" w:rsidP="00191462">
      <w:pPr>
        <w:pStyle w:val="Heading1"/>
      </w:pPr>
      <w:bookmarkStart w:id="28" w:name="_Toc226570428"/>
      <w:r>
        <w:t>Appendix</w:t>
      </w:r>
      <w:bookmarkEnd w:id="28"/>
    </w:p>
    <w:p w14:paraId="5F4B1973" w14:textId="63CE591F" w:rsidR="00DA4863" w:rsidRPr="00DA4863" w:rsidRDefault="00DA4863" w:rsidP="003B4279">
      <w:pPr>
        <w:pStyle w:val="Heading2"/>
      </w:pPr>
      <w:bookmarkStart w:id="29" w:name="_Toc226570429"/>
      <w:r w:rsidRPr="003B4279">
        <w:rPr>
          <w:rStyle w:val="Heading1Char"/>
        </w:rPr>
        <w:t xml:space="preserve">Appendix </w:t>
      </w:r>
      <w:r w:rsidR="00133E2E" w:rsidRPr="003B4279">
        <w:rPr>
          <w:rStyle w:val="Heading1Char"/>
        </w:rPr>
        <w:t>1</w:t>
      </w:r>
      <w:r>
        <w:t>: Table of search term</w:t>
      </w:r>
      <w:bookmarkEnd w:id="29"/>
    </w:p>
    <w:tbl>
      <w:tblPr>
        <w:tblStyle w:val="PlainTable1"/>
        <w:tblW w:w="0" w:type="auto"/>
        <w:tblLook w:val="04A0" w:firstRow="1" w:lastRow="0" w:firstColumn="1" w:lastColumn="0" w:noHBand="0" w:noVBand="1"/>
      </w:tblPr>
      <w:tblGrid>
        <w:gridCol w:w="9350"/>
      </w:tblGrid>
      <w:tr w:rsidR="002A53E2" w:rsidRPr="00DA4863" w14:paraId="187F0F4F" w14:textId="77777777" w:rsidTr="084E4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8B5B0" w14:textId="77777777" w:rsidR="002A53E2" w:rsidRPr="00DA4863" w:rsidRDefault="002A53E2" w:rsidP="00DA4863">
            <w:pPr>
              <w:spacing w:after="160" w:line="279" w:lineRule="auto"/>
            </w:pPr>
            <w:r w:rsidRPr="00DA4863">
              <w:t>Search Terms</w:t>
            </w:r>
          </w:p>
        </w:tc>
      </w:tr>
      <w:tr w:rsidR="002A53E2" w:rsidRPr="00DA4863" w14:paraId="1246710C" w14:textId="77777777" w:rsidTr="084E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2B429" w14:textId="77777777" w:rsidR="002A53E2" w:rsidRPr="00DA4863" w:rsidRDefault="002A53E2" w:rsidP="00DA4863">
            <w:pPr>
              <w:spacing w:after="160" w:line="279" w:lineRule="auto"/>
            </w:pPr>
            <w:r w:rsidRPr="00DA4863">
              <w:t>“</w:t>
            </w:r>
            <w:proofErr w:type="spellStart"/>
            <w:r w:rsidRPr="00DA4863">
              <w:t>incel</w:t>
            </w:r>
            <w:proofErr w:type="spellEnd"/>
            <w:r w:rsidRPr="00DA4863">
              <w:t xml:space="preserve"> identity formation”; “online </w:t>
            </w:r>
            <w:proofErr w:type="spellStart"/>
            <w:r w:rsidRPr="00DA4863">
              <w:t>incel</w:t>
            </w:r>
            <w:proofErr w:type="spellEnd"/>
            <w:r w:rsidRPr="00DA4863">
              <w:t xml:space="preserve"> communities”; “</w:t>
            </w:r>
            <w:proofErr w:type="spellStart"/>
            <w:r w:rsidRPr="00DA4863">
              <w:t>incel</w:t>
            </w:r>
            <w:proofErr w:type="spellEnd"/>
            <w:r w:rsidRPr="00DA4863">
              <w:t xml:space="preserve"> subculture social media”; “</w:t>
            </w:r>
            <w:proofErr w:type="spellStart"/>
            <w:r w:rsidRPr="00DA4863">
              <w:t>incel</w:t>
            </w:r>
            <w:proofErr w:type="spellEnd"/>
            <w:r w:rsidRPr="00DA4863">
              <w:t xml:space="preserve"> forums and echo chambers”</w:t>
            </w:r>
          </w:p>
        </w:tc>
      </w:tr>
      <w:tr w:rsidR="002A53E2" w:rsidRPr="00DA4863" w14:paraId="5593E000" w14:textId="77777777" w:rsidTr="084E4279">
        <w:tc>
          <w:tcPr>
            <w:cnfStyle w:val="001000000000" w:firstRow="0" w:lastRow="0" w:firstColumn="1" w:lastColumn="0" w:oddVBand="0" w:evenVBand="0" w:oddHBand="0" w:evenHBand="0" w:firstRowFirstColumn="0" w:firstRowLastColumn="0" w:lastRowFirstColumn="0" w:lastRowLastColumn="0"/>
            <w:tcW w:w="0" w:type="auto"/>
            <w:hideMark/>
          </w:tcPr>
          <w:p w14:paraId="42C9DF9A" w14:textId="77777777" w:rsidR="002A53E2" w:rsidRPr="00DA4863" w:rsidRDefault="002A53E2" w:rsidP="00DA4863">
            <w:pPr>
              <w:spacing w:after="160" w:line="279" w:lineRule="auto"/>
            </w:pPr>
            <w:r w:rsidRPr="00DA4863">
              <w:t xml:space="preserve">“masculinity and </w:t>
            </w:r>
            <w:proofErr w:type="spellStart"/>
            <w:r w:rsidRPr="00DA4863">
              <w:t>incels</w:t>
            </w:r>
            <w:proofErr w:type="spellEnd"/>
            <w:r w:rsidRPr="00DA4863">
              <w:t>”; “Connell gender order theory”; “hegemonic masculinity online”; “masculinity crisis social media”; “masculinity and disenfranchised youth”</w:t>
            </w:r>
          </w:p>
        </w:tc>
      </w:tr>
      <w:tr w:rsidR="002A53E2" w:rsidRPr="00DA4863" w14:paraId="1512CA1C" w14:textId="77777777" w:rsidTr="084E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B582E" w14:textId="77777777" w:rsidR="002A53E2" w:rsidRPr="00DA4863" w:rsidRDefault="002A53E2" w:rsidP="00DA4863">
            <w:pPr>
              <w:spacing w:after="160" w:line="279" w:lineRule="auto"/>
            </w:pPr>
            <w:r w:rsidRPr="00DA4863">
              <w:t xml:space="preserve">“ideological groupthink </w:t>
            </w:r>
            <w:proofErr w:type="spellStart"/>
            <w:r w:rsidRPr="00DA4863">
              <w:t>incels</w:t>
            </w:r>
            <w:proofErr w:type="spellEnd"/>
            <w:r w:rsidRPr="00DA4863">
              <w:t>”; “</w:t>
            </w:r>
            <w:proofErr w:type="spellStart"/>
            <w:r w:rsidRPr="00DA4863">
              <w:t>incel</w:t>
            </w:r>
            <w:proofErr w:type="spellEnd"/>
            <w:r w:rsidRPr="00DA4863">
              <w:t xml:space="preserve"> grievance narratives”; “</w:t>
            </w:r>
            <w:proofErr w:type="spellStart"/>
            <w:r w:rsidRPr="00DA4863">
              <w:t>incel</w:t>
            </w:r>
            <w:proofErr w:type="spellEnd"/>
            <w:r w:rsidRPr="00DA4863">
              <w:t xml:space="preserve"> narratives and victimhood”; “</w:t>
            </w:r>
            <w:proofErr w:type="spellStart"/>
            <w:r w:rsidRPr="00DA4863">
              <w:t>incel</w:t>
            </w:r>
            <w:proofErr w:type="spellEnd"/>
            <w:r w:rsidRPr="00DA4863">
              <w:t xml:space="preserve"> ideology and gender theory”</w:t>
            </w:r>
          </w:p>
        </w:tc>
      </w:tr>
      <w:tr w:rsidR="002A53E2" w:rsidRPr="00DA4863" w14:paraId="4D2DB947" w14:textId="77777777" w:rsidTr="084E4279">
        <w:tc>
          <w:tcPr>
            <w:cnfStyle w:val="001000000000" w:firstRow="0" w:lastRow="0" w:firstColumn="1" w:lastColumn="0" w:oddVBand="0" w:evenVBand="0" w:oddHBand="0" w:evenHBand="0" w:firstRowFirstColumn="0" w:firstRowLastColumn="0" w:lastRowFirstColumn="0" w:lastRowLastColumn="0"/>
            <w:tcW w:w="0" w:type="auto"/>
            <w:hideMark/>
          </w:tcPr>
          <w:p w14:paraId="1448F00C" w14:textId="61E60E44" w:rsidR="002A53E2" w:rsidRPr="00DA4863" w:rsidRDefault="7F55A7FF" w:rsidP="00DA4863">
            <w:pPr>
              <w:spacing w:after="160" w:line="279" w:lineRule="auto"/>
            </w:pPr>
            <w:r>
              <w:t>“</w:t>
            </w:r>
            <w:proofErr w:type="spellStart"/>
            <w:r>
              <w:t>incel</w:t>
            </w:r>
            <w:proofErr w:type="spellEnd"/>
            <w:r>
              <w:t xml:space="preserve"> YouTube content”; “</w:t>
            </w:r>
            <w:proofErr w:type="spellStart"/>
            <w:r>
              <w:t>incel</w:t>
            </w:r>
            <w:proofErr w:type="spellEnd"/>
            <w:r>
              <w:t xml:space="preserve"> </w:t>
            </w:r>
            <w:proofErr w:type="spellStart"/>
            <w:r>
              <w:t>Reddit</w:t>
            </w:r>
            <w:proofErr w:type="spellEnd"/>
            <w:r>
              <w:t xml:space="preserve"> threads”; “toxic masculinity </w:t>
            </w:r>
            <w:proofErr w:type="spellStart"/>
            <w:r>
              <w:t>Reddit</w:t>
            </w:r>
            <w:proofErr w:type="spellEnd"/>
            <w:r>
              <w:t>”; “</w:t>
            </w:r>
            <w:proofErr w:type="spellStart"/>
            <w:r>
              <w:t>incels</w:t>
            </w:r>
            <w:proofErr w:type="spellEnd"/>
            <w:r>
              <w:t xml:space="preserve"> and digital radicalisation”; “</w:t>
            </w:r>
            <w:proofErr w:type="spellStart"/>
            <w:r>
              <w:t>incels</w:t>
            </w:r>
            <w:proofErr w:type="spellEnd"/>
            <w:r>
              <w:t xml:space="preserve"> and digital masculinity performance”</w:t>
            </w:r>
            <w:r w:rsidR="258130D4">
              <w:t xml:space="preserve"> “</w:t>
            </w:r>
            <w:proofErr w:type="spellStart"/>
            <w:r w:rsidR="258130D4">
              <w:t>incel</w:t>
            </w:r>
            <w:proofErr w:type="spellEnd"/>
            <w:r w:rsidR="258130D4">
              <w:t xml:space="preserve"> and right wing pipeline”</w:t>
            </w:r>
          </w:p>
        </w:tc>
      </w:tr>
      <w:tr w:rsidR="002A53E2" w:rsidRPr="00DA4863" w14:paraId="1E625468" w14:textId="77777777" w:rsidTr="084E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6B81F" w14:textId="77777777" w:rsidR="002A53E2" w:rsidRPr="00DA4863" w:rsidRDefault="002A53E2" w:rsidP="00DA4863">
            <w:pPr>
              <w:spacing w:after="160" w:line="279" w:lineRule="auto"/>
            </w:pPr>
            <w:r w:rsidRPr="00DA4863">
              <w:t>“</w:t>
            </w:r>
            <w:proofErr w:type="spellStart"/>
            <w:r w:rsidRPr="00DA4863">
              <w:t>incel</w:t>
            </w:r>
            <w:proofErr w:type="spellEnd"/>
            <w:r w:rsidRPr="00DA4863">
              <w:t xml:space="preserve"> identity and social rejection”; “</w:t>
            </w:r>
            <w:proofErr w:type="spellStart"/>
            <w:r w:rsidRPr="00DA4863">
              <w:t>incel</w:t>
            </w:r>
            <w:proofErr w:type="spellEnd"/>
            <w:r w:rsidRPr="00DA4863">
              <w:t xml:space="preserve"> culture and masculinity politics”; “</w:t>
            </w:r>
            <w:proofErr w:type="spellStart"/>
            <w:r w:rsidRPr="00DA4863">
              <w:t>incel</w:t>
            </w:r>
            <w:proofErr w:type="spellEnd"/>
            <w:r w:rsidRPr="00DA4863">
              <w:t xml:space="preserve"> identity and social isolation”; “gendered power structures”</w:t>
            </w:r>
          </w:p>
        </w:tc>
      </w:tr>
    </w:tbl>
    <w:p w14:paraId="67D7C66C" w14:textId="77777777" w:rsidR="00DA4863" w:rsidRDefault="00DA4863" w:rsidP="00653498"/>
    <w:p w14:paraId="2EA8AA35" w14:textId="77777777" w:rsidR="0003097C" w:rsidRDefault="0003097C">
      <w:pPr>
        <w:rPr>
          <w:u w:val="single"/>
        </w:rPr>
      </w:pPr>
      <w:r>
        <w:rPr>
          <w:u w:val="single"/>
        </w:rPr>
        <w:br w:type="page"/>
      </w:r>
    </w:p>
    <w:p w14:paraId="3752E0BE" w14:textId="2E98DF1E" w:rsidR="004A1E83" w:rsidRDefault="004A1E83" w:rsidP="003B4279">
      <w:pPr>
        <w:pStyle w:val="Heading2"/>
      </w:pPr>
      <w:bookmarkStart w:id="30" w:name="_Toc226570430"/>
      <w:r w:rsidRPr="004A1E83">
        <w:t xml:space="preserve">Appendix </w:t>
      </w:r>
      <w:r w:rsidR="00BB0111">
        <w:t>2</w:t>
      </w:r>
      <w:r w:rsidR="00E24DAB">
        <w:t>:</w:t>
      </w:r>
      <w:r w:rsidRPr="004A1E83">
        <w:t xml:space="preserve"> Field Research Risk Assessment</w:t>
      </w:r>
      <w:bookmarkEnd w:id="30"/>
    </w:p>
    <w:p w14:paraId="31EBBD88" w14:textId="77777777" w:rsidR="005F5EB6" w:rsidRPr="007F7241" w:rsidRDefault="005F5EB6" w:rsidP="007F6982">
      <w:pPr>
        <w:pStyle w:val="NoSpacing"/>
        <w:jc w:val="right"/>
        <w:rPr>
          <w:rFonts w:ascii="Arial Black" w:hAnsi="Arial Black" w:cs="Arial"/>
          <w:sz w:val="24"/>
          <w:szCs w:val="24"/>
        </w:rPr>
      </w:pPr>
      <w:r w:rsidRPr="007F7241">
        <w:rPr>
          <w:rFonts w:ascii="Calibri" w:eastAsia="SimSun" w:hAnsi="Calibri" w:cs="Arial"/>
          <w:noProof/>
          <w:sz w:val="24"/>
          <w:szCs w:val="24"/>
          <w:lang w:eastAsia="zh-CN"/>
        </w:rPr>
        <w:drawing>
          <wp:inline distT="0" distB="0" distL="0" distR="0" wp14:anchorId="1D9E60C9" wp14:editId="5FF3B5B7">
            <wp:extent cx="1460310" cy="644861"/>
            <wp:effectExtent l="0" t="0" r="6985" b="3175"/>
            <wp:docPr id="2" name="Picture 2" descr="D:\WORK\Aimee1\Documents\My Pictures\Copy of 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Aimee1\Documents\My Pictures\Copy of logo.g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60817" cy="645085"/>
                    </a:xfrm>
                    <a:prstGeom prst="rect">
                      <a:avLst/>
                    </a:prstGeom>
                    <a:noFill/>
                    <a:ln>
                      <a:noFill/>
                    </a:ln>
                  </pic:spPr>
                </pic:pic>
              </a:graphicData>
            </a:graphic>
          </wp:inline>
        </w:drawing>
      </w:r>
    </w:p>
    <w:p w14:paraId="3BD2EAD7" w14:textId="77777777" w:rsidR="005F5EB6" w:rsidRPr="007F7241" w:rsidRDefault="005F5EB6" w:rsidP="007F6982">
      <w:pPr>
        <w:pStyle w:val="NoSpacing"/>
        <w:jc w:val="center"/>
        <w:rPr>
          <w:rFonts w:ascii="Arial Black" w:hAnsi="Arial Black" w:cs="Arial"/>
          <w:sz w:val="24"/>
          <w:szCs w:val="24"/>
        </w:rPr>
      </w:pPr>
      <w:r w:rsidRPr="007F7241">
        <w:rPr>
          <w:rFonts w:ascii="Arial Black" w:hAnsi="Arial Black" w:cs="Arial"/>
          <w:sz w:val="24"/>
          <w:szCs w:val="24"/>
        </w:rPr>
        <w:t>Research Fieldwork Risk Assessment</w:t>
      </w:r>
    </w:p>
    <w:p w14:paraId="25880B2E" w14:textId="77777777" w:rsidR="005F5EB6" w:rsidRPr="00D52E35" w:rsidRDefault="005F5EB6" w:rsidP="007F6982">
      <w:pPr>
        <w:spacing w:after="0" w:line="240" w:lineRule="auto"/>
        <w:jc w:val="center"/>
        <w:rPr>
          <w:rFonts w:ascii="Arial" w:eastAsia="SimSun" w:hAnsi="Arial" w:cs="Arial"/>
          <w:lang w:eastAsia="zh-CN"/>
        </w:rPr>
      </w:pPr>
    </w:p>
    <w:p w14:paraId="6F21ABB7" w14:textId="77777777" w:rsidR="005F5EB6" w:rsidRPr="00D52E35" w:rsidRDefault="2149B311" w:rsidP="007F6982">
      <w:pPr>
        <w:spacing w:after="0" w:line="240" w:lineRule="auto"/>
        <w:jc w:val="center"/>
        <w:rPr>
          <w:rFonts w:ascii="Arial" w:eastAsia="SimSun" w:hAnsi="Arial" w:cs="Arial"/>
          <w:u w:val="single"/>
          <w:lang w:eastAsia="zh-CN"/>
        </w:rPr>
      </w:pPr>
      <w:r w:rsidRPr="00D52E35">
        <w:rPr>
          <w:rFonts w:ascii="Arial" w:eastAsia="SimSun" w:hAnsi="Arial" w:cs="Arial"/>
          <w:u w:val="single"/>
          <w:lang w:eastAsia="zh-CN"/>
        </w:rPr>
        <w:t>This form is for students and staff undertaking any type of research fieldwork</w:t>
      </w:r>
      <w:r w:rsidR="005F5EB6" w:rsidRPr="00D52E35">
        <w:rPr>
          <w:rStyle w:val="FootnoteReference"/>
          <w:rFonts w:ascii="Arial" w:eastAsia="SimSun" w:hAnsi="Arial" w:cs="Arial"/>
          <w:u w:val="single"/>
          <w:lang w:eastAsia="zh-CN"/>
        </w:rPr>
        <w:footnoteReference w:id="5"/>
      </w:r>
      <w:r w:rsidRPr="00D52E35">
        <w:rPr>
          <w:rFonts w:ascii="Arial" w:eastAsia="SimSun" w:hAnsi="Arial" w:cs="Arial"/>
          <w:u w:val="single"/>
          <w:lang w:eastAsia="zh-CN"/>
        </w:rPr>
        <w:t xml:space="preserve"> </w:t>
      </w:r>
    </w:p>
    <w:p w14:paraId="79C57AAC" w14:textId="77777777" w:rsidR="005F5EB6" w:rsidRPr="00D52E35" w:rsidRDefault="005F5EB6" w:rsidP="007F6982">
      <w:pPr>
        <w:spacing w:after="0" w:line="240" w:lineRule="auto"/>
        <w:jc w:val="center"/>
        <w:rPr>
          <w:rFonts w:ascii="Arial" w:eastAsia="SimSun" w:hAnsi="Arial" w:cs="Arial"/>
          <w:lang w:eastAsia="zh-CN"/>
        </w:rPr>
      </w:pPr>
    </w:p>
    <w:p w14:paraId="2800079B" w14:textId="77777777" w:rsidR="005F5EB6" w:rsidRPr="00D52E35" w:rsidRDefault="005F5EB6" w:rsidP="007F6982">
      <w:pPr>
        <w:pStyle w:val="NoSpacing"/>
        <w:rPr>
          <w:rFonts w:ascii="Arial" w:hAnsi="Arial" w:cs="Arial"/>
          <w:iCs/>
          <w:lang w:val="en-US" w:eastAsia="zh-CN"/>
        </w:rPr>
      </w:pPr>
      <w:r w:rsidRPr="00D52E35">
        <w:rPr>
          <w:rFonts w:ascii="Arial" w:hAnsi="Arial" w:cs="Arial"/>
          <w:iCs/>
          <w:lang w:val="en-US" w:eastAsia="zh-CN"/>
        </w:rPr>
        <w:t>The Principal I</w:t>
      </w:r>
      <w:r>
        <w:rPr>
          <w:rFonts w:ascii="Arial" w:hAnsi="Arial" w:cs="Arial"/>
          <w:iCs/>
          <w:lang w:val="en-US" w:eastAsia="zh-CN"/>
        </w:rPr>
        <w:t>nvestigator/</w:t>
      </w:r>
      <w:r w:rsidRPr="00D52E35">
        <w:rPr>
          <w:rFonts w:ascii="Arial" w:hAnsi="Arial" w:cs="Arial"/>
          <w:iCs/>
          <w:lang w:val="en-US" w:eastAsia="zh-CN"/>
        </w:rPr>
        <w:t xml:space="preserve">Supervisor is responsible for completing a risk assessment of their research activities i.e., identifying </w:t>
      </w:r>
      <w:r w:rsidRPr="00D52E35">
        <w:rPr>
          <w:rFonts w:ascii="Arial" w:hAnsi="Arial" w:cs="Arial"/>
          <w:lang w:eastAsia="zh-CN"/>
        </w:rPr>
        <w:t xml:space="preserve">any potential hazard which could occur during data collection activities and determining appropriate actions to minimise the risk of harm, accident or illness. </w:t>
      </w:r>
      <w:r w:rsidRPr="00D52E35">
        <w:rPr>
          <w:rFonts w:ascii="Arial" w:hAnsi="Arial" w:cs="Arial"/>
          <w:iCs/>
          <w:lang w:val="en-US" w:eastAsia="zh-CN"/>
        </w:rPr>
        <w:t>The results of risk assessments should b</w:t>
      </w:r>
      <w:r>
        <w:rPr>
          <w:rFonts w:ascii="Arial" w:hAnsi="Arial" w:cs="Arial"/>
          <w:iCs/>
          <w:lang w:val="en-US" w:eastAsia="zh-CN"/>
        </w:rPr>
        <w:t>e shared with all project staff.</w:t>
      </w:r>
      <w:r w:rsidRPr="00D52E35">
        <w:rPr>
          <w:rFonts w:ascii="Arial" w:hAnsi="Arial" w:cs="Arial"/>
          <w:iCs/>
          <w:lang w:val="en-US" w:eastAsia="zh-CN"/>
        </w:rPr>
        <w:t xml:space="preserve"> All team members should be given a copy of the completed risk assessment(s) to ensure that they have a full understanding of all issues identified and addressed.</w:t>
      </w:r>
    </w:p>
    <w:p w14:paraId="2430872C" w14:textId="77777777" w:rsidR="005F5EB6" w:rsidRPr="00D52E35" w:rsidRDefault="005F5EB6" w:rsidP="007F6982">
      <w:pPr>
        <w:pStyle w:val="NoSpacing"/>
        <w:rPr>
          <w:rFonts w:ascii="Arial" w:hAnsi="Arial" w:cs="Arial"/>
          <w:iCs/>
          <w:lang w:val="en-US" w:eastAsia="zh-CN"/>
        </w:rPr>
      </w:pPr>
    </w:p>
    <w:p w14:paraId="74BE6FDC" w14:textId="77777777" w:rsidR="005F5EB6" w:rsidRDefault="005F5EB6" w:rsidP="007F6982">
      <w:pPr>
        <w:pStyle w:val="NoSpacing"/>
        <w:rPr>
          <w:rFonts w:ascii="Arial" w:hAnsi="Arial" w:cs="Arial"/>
          <w:iCs/>
          <w:lang w:val="en-US" w:eastAsia="zh-CN"/>
        </w:rPr>
      </w:pPr>
      <w:r w:rsidRPr="00D52E35">
        <w:rPr>
          <w:rFonts w:ascii="Arial" w:hAnsi="Arial" w:cs="Arial"/>
          <w:iCs/>
          <w:lang w:val="en-US" w:eastAsia="zh-CN"/>
        </w:rPr>
        <w:t>PLEASE NOTE: applicants completing data collection in an external institution/organization may need to complete and submit the risk assessment documentation provided by the institution/</w:t>
      </w:r>
      <w:proofErr w:type="spellStart"/>
      <w:r w:rsidRPr="00D52E35">
        <w:rPr>
          <w:rFonts w:ascii="Arial" w:hAnsi="Arial" w:cs="Arial"/>
          <w:iCs/>
          <w:lang w:val="en-US" w:eastAsia="zh-CN"/>
        </w:rPr>
        <w:t>organisation</w:t>
      </w:r>
      <w:proofErr w:type="spellEnd"/>
      <w:r w:rsidRPr="00D52E35">
        <w:rPr>
          <w:rFonts w:ascii="Arial" w:hAnsi="Arial" w:cs="Arial"/>
          <w:iCs/>
          <w:lang w:val="en-US" w:eastAsia="zh-CN"/>
        </w:rPr>
        <w:t xml:space="preserve">, as required for insurance purposes. </w:t>
      </w:r>
    </w:p>
    <w:p w14:paraId="48D632B3" w14:textId="77777777" w:rsidR="005F5EB6" w:rsidRPr="007F7241" w:rsidRDefault="005F5EB6" w:rsidP="007F6982">
      <w:pPr>
        <w:pStyle w:val="NoSpacing"/>
        <w:rPr>
          <w:rFonts w:ascii="Arial" w:hAnsi="Arial" w:cs="Arial"/>
          <w:iCs/>
          <w:lang w:val="en-US" w:eastAsia="zh-CN"/>
        </w:rPr>
      </w:pPr>
    </w:p>
    <w:tbl>
      <w:tblPr>
        <w:tblStyle w:val="TableGrid1"/>
        <w:tblW w:w="10364" w:type="dxa"/>
        <w:jc w:val="center"/>
        <w:tblLayout w:type="fixed"/>
        <w:tblLook w:val="04A0" w:firstRow="1" w:lastRow="0" w:firstColumn="1" w:lastColumn="0" w:noHBand="0" w:noVBand="1"/>
      </w:tblPr>
      <w:tblGrid>
        <w:gridCol w:w="2220"/>
        <w:gridCol w:w="4261"/>
        <w:gridCol w:w="915"/>
        <w:gridCol w:w="2968"/>
      </w:tblGrid>
      <w:tr w:rsidR="005F5EB6" w:rsidRPr="00D52E35" w14:paraId="55FB91CF" w14:textId="77777777" w:rsidTr="0097628C">
        <w:trPr>
          <w:trHeight w:val="179"/>
          <w:jc w:val="center"/>
        </w:trPr>
        <w:tc>
          <w:tcPr>
            <w:tcW w:w="2220" w:type="dxa"/>
            <w:shd w:val="clear" w:color="auto" w:fill="DBE5F1"/>
            <w:vAlign w:val="center"/>
          </w:tcPr>
          <w:p w14:paraId="5C63C688" w14:textId="77777777" w:rsidR="005F5EB6" w:rsidRPr="00D52E35" w:rsidRDefault="005F5EB6" w:rsidP="007F6982">
            <w:pPr>
              <w:rPr>
                <w:rFonts w:ascii="Arial" w:eastAsia="SimSun" w:hAnsi="Arial" w:cs="Arial"/>
                <w:b/>
                <w:bCs/>
                <w:sz w:val="22"/>
                <w:szCs w:val="22"/>
              </w:rPr>
            </w:pPr>
            <w:r w:rsidRPr="00D52E35">
              <w:rPr>
                <w:rFonts w:ascii="Arial" w:eastAsia="SimSun" w:hAnsi="Arial" w:cs="Arial"/>
                <w:b/>
                <w:sz w:val="22"/>
                <w:szCs w:val="22"/>
              </w:rPr>
              <w:t xml:space="preserve">Project Title/ Reference/ID No. </w:t>
            </w:r>
          </w:p>
        </w:tc>
        <w:tc>
          <w:tcPr>
            <w:tcW w:w="4261" w:type="dxa"/>
          </w:tcPr>
          <w:p w14:paraId="7AC43083"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 xml:space="preserve">Project Title: </w:t>
            </w:r>
            <w:r w:rsidRPr="00B4528B">
              <w:rPr>
                <w:rFonts w:ascii="Arial" w:eastAsia="SimSun" w:hAnsi="Arial" w:cs="Arial"/>
                <w:sz w:val="22"/>
                <w:szCs w:val="22"/>
              </w:rPr>
              <w:t xml:space="preserve">From Rejection to Radicalisation: The Making of the </w:t>
            </w:r>
            <w:proofErr w:type="spellStart"/>
            <w:r w:rsidRPr="00B4528B">
              <w:rPr>
                <w:rFonts w:ascii="Arial" w:eastAsia="SimSun" w:hAnsi="Arial" w:cs="Arial"/>
                <w:sz w:val="22"/>
                <w:szCs w:val="22"/>
              </w:rPr>
              <w:t>Incel</w:t>
            </w:r>
            <w:proofErr w:type="spellEnd"/>
            <w:r w:rsidRPr="00B4528B">
              <w:rPr>
                <w:rFonts w:ascii="Arial" w:eastAsia="SimSun" w:hAnsi="Arial" w:cs="Arial"/>
                <w:sz w:val="22"/>
                <w:szCs w:val="22"/>
              </w:rPr>
              <w:t xml:space="preserve"> Identity</w:t>
            </w:r>
          </w:p>
        </w:tc>
        <w:tc>
          <w:tcPr>
            <w:tcW w:w="3883" w:type="dxa"/>
            <w:gridSpan w:val="2"/>
          </w:tcPr>
          <w:p w14:paraId="5385FB03"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Reference/ID no:</w:t>
            </w:r>
          </w:p>
        </w:tc>
      </w:tr>
      <w:tr w:rsidR="005F5EB6" w:rsidRPr="00D52E35" w14:paraId="5464AF97" w14:textId="77777777" w:rsidTr="0097628C">
        <w:trPr>
          <w:trHeight w:val="179"/>
          <w:jc w:val="center"/>
        </w:trPr>
        <w:tc>
          <w:tcPr>
            <w:tcW w:w="2220" w:type="dxa"/>
            <w:shd w:val="clear" w:color="auto" w:fill="DBE5F1"/>
            <w:vAlign w:val="center"/>
          </w:tcPr>
          <w:p w14:paraId="2F15855F" w14:textId="77777777" w:rsidR="005F5EB6" w:rsidRPr="00D52E35" w:rsidRDefault="005F5EB6" w:rsidP="007F6982">
            <w:pPr>
              <w:rPr>
                <w:rFonts w:ascii="Arial" w:eastAsia="SimSun" w:hAnsi="Arial" w:cs="Arial"/>
                <w:b/>
                <w:bCs/>
                <w:sz w:val="22"/>
                <w:szCs w:val="22"/>
              </w:rPr>
            </w:pPr>
            <w:r w:rsidRPr="00D52E35">
              <w:rPr>
                <w:rFonts w:ascii="Arial" w:eastAsia="SimSun" w:hAnsi="Arial" w:cs="Arial"/>
                <w:b/>
                <w:bCs/>
                <w:sz w:val="22"/>
                <w:szCs w:val="22"/>
              </w:rPr>
              <w:t>Researcher details:</w:t>
            </w:r>
          </w:p>
        </w:tc>
        <w:tc>
          <w:tcPr>
            <w:tcW w:w="4261" w:type="dxa"/>
          </w:tcPr>
          <w:p w14:paraId="67AA58D0"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Name:</w:t>
            </w:r>
            <w:r>
              <w:rPr>
                <w:rFonts w:ascii="Arial" w:eastAsia="SimSun" w:hAnsi="Arial" w:cs="Arial"/>
                <w:sz w:val="22"/>
                <w:szCs w:val="22"/>
              </w:rPr>
              <w:t xml:space="preserve"> </w:t>
            </w:r>
            <w:proofErr w:type="spellStart"/>
            <w:r>
              <w:rPr>
                <w:rFonts w:ascii="Arial" w:eastAsia="SimSun" w:hAnsi="Arial" w:cs="Arial"/>
                <w:sz w:val="22"/>
                <w:szCs w:val="22"/>
              </w:rPr>
              <w:t>Ugonna</w:t>
            </w:r>
            <w:proofErr w:type="spellEnd"/>
            <w:r>
              <w:rPr>
                <w:rFonts w:ascii="Arial" w:eastAsia="SimSun" w:hAnsi="Arial" w:cs="Arial"/>
                <w:sz w:val="22"/>
                <w:szCs w:val="22"/>
              </w:rPr>
              <w:t xml:space="preserve"> </w:t>
            </w:r>
            <w:proofErr w:type="spellStart"/>
            <w:r>
              <w:rPr>
                <w:rFonts w:ascii="Arial" w:eastAsia="SimSun" w:hAnsi="Arial" w:cs="Arial"/>
                <w:sz w:val="22"/>
                <w:szCs w:val="22"/>
              </w:rPr>
              <w:t>Ezenekwe</w:t>
            </w:r>
            <w:proofErr w:type="spellEnd"/>
          </w:p>
          <w:p w14:paraId="0D1E1276" w14:textId="77777777" w:rsidR="005F5EB6" w:rsidRPr="00D52E35" w:rsidRDefault="005F5EB6" w:rsidP="007F6982">
            <w:pPr>
              <w:rPr>
                <w:rFonts w:ascii="Arial" w:eastAsia="SimSun" w:hAnsi="Arial" w:cs="Arial"/>
                <w:sz w:val="22"/>
                <w:szCs w:val="22"/>
              </w:rPr>
            </w:pPr>
          </w:p>
          <w:p w14:paraId="55B6E5C0"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Student no. if applicable:</w:t>
            </w:r>
          </w:p>
        </w:tc>
        <w:tc>
          <w:tcPr>
            <w:tcW w:w="3883" w:type="dxa"/>
            <w:gridSpan w:val="2"/>
          </w:tcPr>
          <w:p w14:paraId="6498C905"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Role: Principal Investigator/Supervisor/</w:t>
            </w:r>
            <w:r w:rsidRPr="00B4528B">
              <w:rPr>
                <w:rFonts w:ascii="Arial" w:eastAsia="SimSun" w:hAnsi="Arial" w:cs="Arial"/>
                <w:sz w:val="22"/>
                <w:szCs w:val="22"/>
                <w:highlight w:val="yellow"/>
              </w:rPr>
              <w:t>Data Collector</w:t>
            </w:r>
          </w:p>
        </w:tc>
      </w:tr>
      <w:tr w:rsidR="005F5EB6" w:rsidRPr="00D52E35" w14:paraId="4B7D4764" w14:textId="77777777" w:rsidTr="0097628C">
        <w:trPr>
          <w:trHeight w:val="179"/>
          <w:jc w:val="center"/>
        </w:trPr>
        <w:tc>
          <w:tcPr>
            <w:tcW w:w="2220" w:type="dxa"/>
            <w:shd w:val="clear" w:color="auto" w:fill="DBE5F1"/>
            <w:vAlign w:val="center"/>
          </w:tcPr>
          <w:p w14:paraId="35B1077A" w14:textId="77777777" w:rsidR="005F5EB6" w:rsidRPr="00D52E35" w:rsidRDefault="005F5EB6" w:rsidP="007F6982">
            <w:pPr>
              <w:rPr>
                <w:rFonts w:ascii="Arial" w:eastAsia="SimSun" w:hAnsi="Arial" w:cs="Arial"/>
                <w:b/>
                <w:bCs/>
                <w:sz w:val="22"/>
                <w:szCs w:val="22"/>
              </w:rPr>
            </w:pPr>
            <w:r w:rsidRPr="00D52E35">
              <w:rPr>
                <w:rFonts w:ascii="Arial" w:eastAsia="SimSun" w:hAnsi="Arial" w:cs="Arial"/>
                <w:b/>
                <w:bCs/>
                <w:sz w:val="22"/>
                <w:szCs w:val="22"/>
              </w:rPr>
              <w:t>Researcher details:</w:t>
            </w:r>
          </w:p>
        </w:tc>
        <w:tc>
          <w:tcPr>
            <w:tcW w:w="4261" w:type="dxa"/>
          </w:tcPr>
          <w:p w14:paraId="6378A211"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Name:</w:t>
            </w:r>
            <w:r>
              <w:rPr>
                <w:rFonts w:ascii="Arial" w:eastAsia="SimSun" w:hAnsi="Arial" w:cs="Arial"/>
                <w:sz w:val="22"/>
                <w:szCs w:val="22"/>
              </w:rPr>
              <w:t xml:space="preserve"> Lisa Overton </w:t>
            </w:r>
          </w:p>
          <w:p w14:paraId="25EE62B5"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Student no. if applicable:</w:t>
            </w:r>
          </w:p>
        </w:tc>
        <w:tc>
          <w:tcPr>
            <w:tcW w:w="3883" w:type="dxa"/>
            <w:gridSpan w:val="2"/>
          </w:tcPr>
          <w:p w14:paraId="454D8F3F"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Role: Principal Investigator/</w:t>
            </w:r>
            <w:r w:rsidRPr="00B4528B">
              <w:rPr>
                <w:rFonts w:ascii="Arial" w:eastAsia="SimSun" w:hAnsi="Arial" w:cs="Arial"/>
                <w:sz w:val="22"/>
                <w:szCs w:val="22"/>
                <w:highlight w:val="yellow"/>
              </w:rPr>
              <w:t>Supervisor/</w:t>
            </w:r>
            <w:r w:rsidRPr="00D52E35">
              <w:rPr>
                <w:rFonts w:ascii="Arial" w:eastAsia="SimSun" w:hAnsi="Arial" w:cs="Arial"/>
                <w:sz w:val="22"/>
                <w:szCs w:val="22"/>
              </w:rPr>
              <w:t>Data Collector</w:t>
            </w:r>
          </w:p>
        </w:tc>
      </w:tr>
      <w:tr w:rsidR="005F5EB6" w:rsidRPr="00D52E35" w14:paraId="00B61027" w14:textId="77777777" w:rsidTr="0097628C">
        <w:trPr>
          <w:trHeight w:val="179"/>
          <w:jc w:val="center"/>
        </w:trPr>
        <w:tc>
          <w:tcPr>
            <w:tcW w:w="2220" w:type="dxa"/>
            <w:shd w:val="clear" w:color="auto" w:fill="DBE5F1"/>
            <w:vAlign w:val="center"/>
          </w:tcPr>
          <w:p w14:paraId="2028A990" w14:textId="77777777" w:rsidR="005F5EB6" w:rsidRPr="00D52E35" w:rsidRDefault="005F5EB6" w:rsidP="007F6982">
            <w:pPr>
              <w:rPr>
                <w:rFonts w:ascii="Arial" w:eastAsia="SimSun" w:hAnsi="Arial" w:cs="Arial"/>
                <w:b/>
                <w:bCs/>
                <w:sz w:val="22"/>
                <w:szCs w:val="22"/>
              </w:rPr>
            </w:pPr>
            <w:r w:rsidRPr="00D52E35">
              <w:rPr>
                <w:rFonts w:ascii="Arial" w:eastAsia="SimSun" w:hAnsi="Arial" w:cs="Arial"/>
                <w:b/>
                <w:bCs/>
                <w:sz w:val="22"/>
                <w:szCs w:val="22"/>
              </w:rPr>
              <w:t>Next-of-kin for …………………………</w:t>
            </w:r>
          </w:p>
        </w:tc>
        <w:tc>
          <w:tcPr>
            <w:tcW w:w="4261" w:type="dxa"/>
          </w:tcPr>
          <w:p w14:paraId="52FDB1CF"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Name:</w:t>
            </w:r>
            <w:r>
              <w:rPr>
                <w:rFonts w:ascii="Arial" w:eastAsia="SimSun" w:hAnsi="Arial" w:cs="Arial"/>
                <w:sz w:val="22"/>
                <w:szCs w:val="22"/>
              </w:rPr>
              <w:t xml:space="preserve"> </w:t>
            </w:r>
          </w:p>
        </w:tc>
        <w:tc>
          <w:tcPr>
            <w:tcW w:w="3883" w:type="dxa"/>
            <w:gridSpan w:val="2"/>
          </w:tcPr>
          <w:p w14:paraId="699B2A63"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 xml:space="preserve">Contact Details: </w:t>
            </w:r>
          </w:p>
        </w:tc>
      </w:tr>
      <w:tr w:rsidR="005F5EB6" w:rsidRPr="00D52E35" w14:paraId="58151E88" w14:textId="77777777" w:rsidTr="0097628C">
        <w:trPr>
          <w:trHeight w:val="179"/>
          <w:jc w:val="center"/>
        </w:trPr>
        <w:tc>
          <w:tcPr>
            <w:tcW w:w="2220" w:type="dxa"/>
            <w:shd w:val="clear" w:color="auto" w:fill="DBE5F1"/>
            <w:vAlign w:val="center"/>
          </w:tcPr>
          <w:p w14:paraId="63966921" w14:textId="77777777" w:rsidR="005F5EB6" w:rsidRPr="00D52E35" w:rsidRDefault="005F5EB6" w:rsidP="007F6982">
            <w:pPr>
              <w:rPr>
                <w:rFonts w:ascii="Arial" w:eastAsia="SimSun" w:hAnsi="Arial" w:cs="Arial"/>
                <w:b/>
                <w:bCs/>
                <w:sz w:val="22"/>
                <w:szCs w:val="22"/>
              </w:rPr>
            </w:pPr>
            <w:r w:rsidRPr="00D52E35">
              <w:rPr>
                <w:rFonts w:ascii="Arial" w:eastAsia="SimSun" w:hAnsi="Arial" w:cs="Arial"/>
                <w:b/>
                <w:bCs/>
                <w:sz w:val="22"/>
                <w:szCs w:val="22"/>
              </w:rPr>
              <w:t>Next-of-kin for ………………………….</w:t>
            </w:r>
          </w:p>
        </w:tc>
        <w:tc>
          <w:tcPr>
            <w:tcW w:w="4261" w:type="dxa"/>
          </w:tcPr>
          <w:p w14:paraId="1C4C0357"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Name:</w:t>
            </w:r>
          </w:p>
        </w:tc>
        <w:tc>
          <w:tcPr>
            <w:tcW w:w="3883" w:type="dxa"/>
            <w:gridSpan w:val="2"/>
          </w:tcPr>
          <w:p w14:paraId="2B28D236" w14:textId="77777777" w:rsidR="005F5EB6" w:rsidRPr="00D52E35" w:rsidRDefault="005F5EB6" w:rsidP="007F6982">
            <w:pPr>
              <w:rPr>
                <w:rFonts w:ascii="Arial" w:eastAsia="SimSun" w:hAnsi="Arial" w:cs="Arial"/>
                <w:sz w:val="22"/>
                <w:szCs w:val="22"/>
              </w:rPr>
            </w:pPr>
            <w:r w:rsidRPr="00D52E35">
              <w:rPr>
                <w:rFonts w:ascii="Arial" w:eastAsia="SimSun" w:hAnsi="Arial" w:cs="Arial"/>
                <w:sz w:val="22"/>
                <w:szCs w:val="22"/>
              </w:rPr>
              <w:t xml:space="preserve">Contact Details: </w:t>
            </w:r>
          </w:p>
        </w:tc>
      </w:tr>
      <w:tr w:rsidR="005F5EB6" w:rsidRPr="00D52E35" w14:paraId="75030A6F" w14:textId="77777777" w:rsidTr="0097628C">
        <w:trPr>
          <w:trHeight w:val="149"/>
          <w:jc w:val="center"/>
        </w:trPr>
        <w:tc>
          <w:tcPr>
            <w:tcW w:w="2220" w:type="dxa"/>
            <w:shd w:val="clear" w:color="auto" w:fill="DBE5F1"/>
            <w:vAlign w:val="center"/>
          </w:tcPr>
          <w:p w14:paraId="3D413B19" w14:textId="77777777" w:rsidR="005F5EB6" w:rsidRPr="00D52E35" w:rsidRDefault="005F5EB6" w:rsidP="007F6982">
            <w:pPr>
              <w:rPr>
                <w:rFonts w:ascii="Arial" w:eastAsia="SimSun" w:hAnsi="Arial" w:cs="Arial"/>
                <w:b/>
                <w:bCs/>
                <w:sz w:val="22"/>
                <w:szCs w:val="22"/>
              </w:rPr>
            </w:pPr>
            <w:r w:rsidRPr="00D52E35">
              <w:rPr>
                <w:rFonts w:ascii="Arial" w:eastAsia="SimSun" w:hAnsi="Arial" w:cs="Arial"/>
                <w:b/>
                <w:bCs/>
                <w:sz w:val="22"/>
                <w:szCs w:val="22"/>
              </w:rPr>
              <w:t>Date of risk assessment:</w:t>
            </w:r>
          </w:p>
        </w:tc>
        <w:tc>
          <w:tcPr>
            <w:tcW w:w="4261" w:type="dxa"/>
            <w:vAlign w:val="center"/>
          </w:tcPr>
          <w:p w14:paraId="0A84F2F2" w14:textId="77777777" w:rsidR="005F5EB6" w:rsidRPr="00D52E35" w:rsidRDefault="005F5EB6" w:rsidP="007F6982">
            <w:pPr>
              <w:rPr>
                <w:rFonts w:ascii="Arial" w:eastAsia="SimSun" w:hAnsi="Arial" w:cs="Arial"/>
                <w:sz w:val="22"/>
                <w:szCs w:val="22"/>
              </w:rPr>
            </w:pPr>
            <w:r>
              <w:rPr>
                <w:rFonts w:ascii="Arial" w:eastAsia="SimSun" w:hAnsi="Arial" w:cs="Arial"/>
                <w:sz w:val="22"/>
                <w:szCs w:val="22"/>
              </w:rPr>
              <w:t>12/11/2025</w:t>
            </w:r>
          </w:p>
        </w:tc>
        <w:tc>
          <w:tcPr>
            <w:tcW w:w="915" w:type="dxa"/>
            <w:vAlign w:val="center"/>
          </w:tcPr>
          <w:p w14:paraId="2968DE9F" w14:textId="77777777" w:rsidR="005F5EB6" w:rsidRPr="00D52E35" w:rsidRDefault="005F5EB6" w:rsidP="007F6982">
            <w:pPr>
              <w:rPr>
                <w:rFonts w:ascii="Arial" w:eastAsia="SimSun" w:hAnsi="Arial" w:cs="Arial"/>
                <w:sz w:val="22"/>
                <w:szCs w:val="22"/>
              </w:rPr>
            </w:pPr>
            <w:r w:rsidRPr="00D52E35">
              <w:rPr>
                <w:rFonts w:ascii="Arial" w:eastAsia="SimSun" w:hAnsi="Arial" w:cs="Arial"/>
                <w:bCs/>
                <w:sz w:val="22"/>
                <w:szCs w:val="22"/>
              </w:rPr>
              <w:t>Review Date:</w:t>
            </w:r>
          </w:p>
        </w:tc>
        <w:tc>
          <w:tcPr>
            <w:tcW w:w="2968" w:type="dxa"/>
            <w:vAlign w:val="center"/>
          </w:tcPr>
          <w:p w14:paraId="37312FC9" w14:textId="77777777" w:rsidR="005F5EB6" w:rsidRPr="00D52E35" w:rsidRDefault="005F5EB6" w:rsidP="007F6982">
            <w:pPr>
              <w:rPr>
                <w:rFonts w:ascii="Arial" w:eastAsia="SimSun" w:hAnsi="Arial" w:cs="Arial"/>
                <w:sz w:val="22"/>
                <w:szCs w:val="22"/>
              </w:rPr>
            </w:pPr>
          </w:p>
        </w:tc>
      </w:tr>
    </w:tbl>
    <w:p w14:paraId="10B42B0E" w14:textId="77777777" w:rsidR="005F5EB6" w:rsidRDefault="005F5EB6" w:rsidP="007F6982">
      <w:pPr>
        <w:ind w:left="90"/>
        <w:rPr>
          <w:rFonts w:ascii="Arial" w:hAnsi="Arial"/>
          <w:b/>
          <w:lang w:eastAsia="zh-CN"/>
        </w:rPr>
      </w:pPr>
    </w:p>
    <w:p w14:paraId="6AE46CC2" w14:textId="77777777" w:rsidR="005F5EB6" w:rsidRPr="00D52E35" w:rsidRDefault="005F5EB6" w:rsidP="007F6982">
      <w:pPr>
        <w:ind w:left="90"/>
      </w:pPr>
      <w:r w:rsidRPr="00D52E35">
        <w:rPr>
          <w:rFonts w:ascii="Arial" w:hAnsi="Arial"/>
          <w:b/>
          <w:lang w:eastAsia="zh-CN"/>
        </w:rPr>
        <w:t xml:space="preserve">DECLARATION: </w:t>
      </w:r>
      <w:r w:rsidRPr="00D52E35">
        <w:rPr>
          <w:rFonts w:ascii="Arial" w:hAnsi="Arial"/>
          <w:lang w:eastAsia="zh-CN"/>
        </w:rPr>
        <w:t xml:space="preserve">By submitting this form you are agreeing to allow us to be in contact </w:t>
      </w:r>
      <w:r>
        <w:rPr>
          <w:rFonts w:ascii="Arial" w:hAnsi="Arial"/>
          <w:lang w:eastAsia="zh-CN"/>
        </w:rPr>
        <w:t>with your next-of-</w:t>
      </w:r>
      <w:r w:rsidRPr="00D52E35">
        <w:rPr>
          <w:rFonts w:ascii="Arial" w:hAnsi="Arial"/>
          <w:lang w:eastAsia="zh-CN"/>
        </w:rPr>
        <w:t>kin in the case of an emergency.</w:t>
      </w:r>
    </w:p>
    <w:p w14:paraId="582D42EA" w14:textId="77777777" w:rsidR="005F5EB6" w:rsidRPr="00D52E35" w:rsidRDefault="005F5EB6" w:rsidP="0097628C">
      <w:pPr>
        <w:rPr>
          <w:lang w:eastAsia="zh-CN"/>
        </w:rPr>
      </w:pPr>
      <w:r w:rsidRPr="00D52E35">
        <w:rPr>
          <w:lang w:eastAsia="zh-CN"/>
        </w:rPr>
        <w:t>Please give details where the research/data collection will be completed:</w:t>
      </w:r>
    </w:p>
    <w:tbl>
      <w:tblPr>
        <w:tblStyle w:val="TableGrid1"/>
        <w:tblW w:w="10467" w:type="dxa"/>
        <w:tblInd w:w="85" w:type="dxa"/>
        <w:tblLayout w:type="fixed"/>
        <w:tblLook w:val="04A0" w:firstRow="1" w:lastRow="0" w:firstColumn="1" w:lastColumn="0" w:noHBand="0" w:noVBand="1"/>
      </w:tblPr>
      <w:tblGrid>
        <w:gridCol w:w="867"/>
        <w:gridCol w:w="1858"/>
        <w:gridCol w:w="2700"/>
        <w:gridCol w:w="2426"/>
        <w:gridCol w:w="1148"/>
        <w:gridCol w:w="1468"/>
      </w:tblGrid>
      <w:tr w:rsidR="005F5EB6" w:rsidRPr="00D52E35" w14:paraId="4042B780" w14:textId="77777777" w:rsidTr="003B4279">
        <w:trPr>
          <w:trHeight w:val="237"/>
        </w:trPr>
        <w:tc>
          <w:tcPr>
            <w:tcW w:w="867" w:type="dxa"/>
            <w:shd w:val="clear" w:color="auto" w:fill="DBE5F1"/>
          </w:tcPr>
          <w:p w14:paraId="5B6CEF56"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1" w:name="_Toc226570431"/>
            <w:r w:rsidRPr="00D52E35">
              <w:rPr>
                <w:rFonts w:ascii="Arial" w:hAnsi="Arial" w:cs="Arial"/>
                <w:b/>
                <w:sz w:val="22"/>
                <w:szCs w:val="22"/>
                <w:lang w:eastAsia="zh-CN"/>
              </w:rPr>
              <w:t>Location</w:t>
            </w:r>
            <w:bookmarkEnd w:id="31"/>
            <w:r w:rsidRPr="00D52E35">
              <w:rPr>
                <w:rFonts w:ascii="Arial" w:hAnsi="Arial" w:cs="Arial"/>
                <w:b/>
                <w:sz w:val="22"/>
                <w:szCs w:val="22"/>
                <w:lang w:eastAsia="zh-CN"/>
              </w:rPr>
              <w:t xml:space="preserve"> </w:t>
            </w:r>
          </w:p>
        </w:tc>
        <w:tc>
          <w:tcPr>
            <w:tcW w:w="1858" w:type="dxa"/>
            <w:shd w:val="clear" w:color="auto" w:fill="DBE5F1"/>
          </w:tcPr>
          <w:p w14:paraId="7D269865" w14:textId="77777777" w:rsidR="005F5EB6" w:rsidRPr="00D52E35" w:rsidRDefault="005F5EB6" w:rsidP="007F6982">
            <w:pPr>
              <w:keepNext/>
              <w:widowControl w:val="0"/>
              <w:spacing w:after="60"/>
              <w:outlineLvl w:val="2"/>
              <w:rPr>
                <w:rFonts w:ascii="Arial" w:hAnsi="Arial" w:cs="Arial"/>
                <w:b/>
                <w:sz w:val="22"/>
                <w:szCs w:val="22"/>
                <w:lang w:eastAsia="zh-CN"/>
              </w:rPr>
            </w:pPr>
            <w:bookmarkStart w:id="32" w:name="_Toc226570432"/>
            <w:r w:rsidRPr="00D52E35">
              <w:rPr>
                <w:rFonts w:ascii="Arial" w:hAnsi="Arial" w:cs="Arial"/>
                <w:b/>
                <w:sz w:val="22"/>
                <w:szCs w:val="22"/>
                <w:lang w:eastAsia="zh-CN"/>
              </w:rPr>
              <w:t>Name/position of contact</w:t>
            </w:r>
            <w:bookmarkEnd w:id="32"/>
            <w:r w:rsidRPr="00D52E35">
              <w:rPr>
                <w:rFonts w:ascii="Arial" w:hAnsi="Arial" w:cs="Arial"/>
                <w:b/>
                <w:sz w:val="22"/>
                <w:szCs w:val="22"/>
                <w:lang w:eastAsia="zh-CN"/>
              </w:rPr>
              <w:t xml:space="preserve"> </w:t>
            </w:r>
          </w:p>
        </w:tc>
        <w:tc>
          <w:tcPr>
            <w:tcW w:w="2700" w:type="dxa"/>
            <w:shd w:val="clear" w:color="auto" w:fill="DBE5F1"/>
          </w:tcPr>
          <w:p w14:paraId="4CB158F2"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3" w:name="_Toc226570433"/>
            <w:r>
              <w:rPr>
                <w:rFonts w:ascii="Arial" w:hAnsi="Arial" w:cs="Arial"/>
                <w:b/>
                <w:sz w:val="22"/>
                <w:szCs w:val="22"/>
                <w:lang w:eastAsia="zh-CN"/>
              </w:rPr>
              <w:t>Place for fieldwork</w:t>
            </w:r>
            <w:r w:rsidRPr="00D52E35">
              <w:rPr>
                <w:rFonts w:ascii="Arial" w:hAnsi="Arial" w:cs="Arial"/>
                <w:b/>
                <w:sz w:val="22"/>
                <w:szCs w:val="22"/>
                <w:lang w:eastAsia="zh-CN"/>
              </w:rPr>
              <w:t>/organisation</w:t>
            </w:r>
            <w:bookmarkEnd w:id="33"/>
          </w:p>
          <w:p w14:paraId="4AAE184D" w14:textId="77777777" w:rsidR="005F5EB6" w:rsidRPr="00D52E35" w:rsidRDefault="005F5EB6" w:rsidP="007F6982">
            <w:pPr>
              <w:keepNext/>
              <w:widowControl w:val="0"/>
              <w:spacing w:after="60"/>
              <w:jc w:val="both"/>
              <w:outlineLvl w:val="2"/>
              <w:rPr>
                <w:rFonts w:ascii="Arial" w:hAnsi="Arial" w:cs="Arial"/>
                <w:b/>
                <w:sz w:val="22"/>
                <w:szCs w:val="22"/>
                <w:lang w:eastAsia="zh-CN"/>
              </w:rPr>
            </w:pPr>
          </w:p>
          <w:p w14:paraId="13E71A64"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2426" w:type="dxa"/>
            <w:shd w:val="clear" w:color="auto" w:fill="DBE5F1"/>
          </w:tcPr>
          <w:p w14:paraId="23EC2EB2"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4" w:name="_Toc226570434"/>
            <w:r w:rsidRPr="00D52E35">
              <w:rPr>
                <w:rFonts w:ascii="Arial" w:hAnsi="Arial" w:cs="Arial"/>
                <w:b/>
                <w:sz w:val="22"/>
                <w:szCs w:val="22"/>
                <w:lang w:eastAsia="zh-CN"/>
              </w:rPr>
              <w:t>Address</w:t>
            </w:r>
            <w:bookmarkEnd w:id="34"/>
          </w:p>
        </w:tc>
        <w:tc>
          <w:tcPr>
            <w:tcW w:w="1148" w:type="dxa"/>
            <w:shd w:val="clear" w:color="auto" w:fill="DBE5F1"/>
          </w:tcPr>
          <w:p w14:paraId="36C81744"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5" w:name="_Toc226570435"/>
            <w:r w:rsidRPr="00D52E35">
              <w:rPr>
                <w:rFonts w:ascii="Arial" w:hAnsi="Arial" w:cs="Arial"/>
                <w:b/>
                <w:sz w:val="22"/>
                <w:szCs w:val="22"/>
                <w:lang w:eastAsia="zh-CN"/>
              </w:rPr>
              <w:t>Tel:</w:t>
            </w:r>
            <w:bookmarkEnd w:id="35"/>
            <w:r w:rsidRPr="00D52E35">
              <w:rPr>
                <w:rFonts w:ascii="Arial" w:hAnsi="Arial" w:cs="Arial"/>
                <w:b/>
                <w:sz w:val="22"/>
                <w:szCs w:val="22"/>
                <w:lang w:eastAsia="zh-CN"/>
              </w:rPr>
              <w:t xml:space="preserve"> </w:t>
            </w:r>
          </w:p>
        </w:tc>
        <w:tc>
          <w:tcPr>
            <w:tcW w:w="1468" w:type="dxa"/>
            <w:shd w:val="clear" w:color="auto" w:fill="DBE5F1"/>
          </w:tcPr>
          <w:p w14:paraId="353152D0"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6" w:name="_Toc226570436"/>
            <w:r w:rsidRPr="00D52E35">
              <w:rPr>
                <w:rFonts w:ascii="Arial" w:hAnsi="Arial" w:cs="Arial"/>
                <w:b/>
                <w:sz w:val="22"/>
                <w:szCs w:val="22"/>
                <w:lang w:eastAsia="zh-CN"/>
              </w:rPr>
              <w:t>Email:</w:t>
            </w:r>
            <w:bookmarkEnd w:id="36"/>
            <w:r w:rsidRPr="00D52E35">
              <w:rPr>
                <w:rFonts w:ascii="Arial" w:hAnsi="Arial" w:cs="Arial"/>
                <w:b/>
                <w:sz w:val="22"/>
                <w:szCs w:val="22"/>
                <w:lang w:eastAsia="zh-CN"/>
              </w:rPr>
              <w:t xml:space="preserve"> </w:t>
            </w:r>
          </w:p>
        </w:tc>
      </w:tr>
      <w:tr w:rsidR="005F5EB6" w:rsidRPr="00D52E35" w14:paraId="58F91959" w14:textId="77777777" w:rsidTr="003B4279">
        <w:trPr>
          <w:trHeight w:val="237"/>
        </w:trPr>
        <w:tc>
          <w:tcPr>
            <w:tcW w:w="867" w:type="dxa"/>
          </w:tcPr>
          <w:p w14:paraId="5A867D58"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7" w:name="_Toc226570437"/>
            <w:r w:rsidRPr="00D52E35">
              <w:rPr>
                <w:rFonts w:ascii="Arial" w:hAnsi="Arial" w:cs="Arial"/>
                <w:b/>
                <w:sz w:val="22"/>
                <w:szCs w:val="22"/>
                <w:lang w:eastAsia="zh-CN"/>
              </w:rPr>
              <w:t>1.</w:t>
            </w:r>
            <w:bookmarkEnd w:id="37"/>
          </w:p>
        </w:tc>
        <w:tc>
          <w:tcPr>
            <w:tcW w:w="1858" w:type="dxa"/>
          </w:tcPr>
          <w:p w14:paraId="74837C9F" w14:textId="77777777" w:rsidR="005F5EB6" w:rsidRPr="00D52E35" w:rsidRDefault="005F5EB6" w:rsidP="003B4279">
            <w:pPr>
              <w:rPr>
                <w:lang w:eastAsia="zh-CN"/>
              </w:rPr>
            </w:pPr>
            <w:proofErr w:type="spellStart"/>
            <w:r>
              <w:rPr>
                <w:lang w:eastAsia="zh-CN"/>
              </w:rPr>
              <w:t>Ugonna</w:t>
            </w:r>
            <w:proofErr w:type="spellEnd"/>
            <w:r>
              <w:rPr>
                <w:lang w:eastAsia="zh-CN"/>
              </w:rPr>
              <w:t xml:space="preserve"> </w:t>
            </w:r>
          </w:p>
        </w:tc>
        <w:tc>
          <w:tcPr>
            <w:tcW w:w="2700" w:type="dxa"/>
          </w:tcPr>
          <w:p w14:paraId="7350CFED" w14:textId="77777777" w:rsidR="005F5EB6" w:rsidRPr="00D52E35" w:rsidRDefault="005F5EB6" w:rsidP="003B4279">
            <w:r>
              <w:t xml:space="preserve">Home/Middlesex University </w:t>
            </w:r>
          </w:p>
        </w:tc>
        <w:tc>
          <w:tcPr>
            <w:tcW w:w="2426" w:type="dxa"/>
          </w:tcPr>
          <w:p w14:paraId="7E45B426"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1148" w:type="dxa"/>
          </w:tcPr>
          <w:p w14:paraId="531D1C26"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1468" w:type="dxa"/>
          </w:tcPr>
          <w:p w14:paraId="1ECDD1DF" w14:textId="77777777" w:rsidR="005F5EB6" w:rsidRPr="00D52E35" w:rsidRDefault="005F5EB6" w:rsidP="003B4279">
            <w:pPr>
              <w:pStyle w:val="NoSpacing"/>
            </w:pPr>
            <w:r>
              <w:t>UE055@live.mdx.ac.uk</w:t>
            </w:r>
          </w:p>
        </w:tc>
      </w:tr>
      <w:tr w:rsidR="005F5EB6" w:rsidRPr="00D52E35" w14:paraId="02BDA896" w14:textId="77777777" w:rsidTr="003B4279">
        <w:trPr>
          <w:trHeight w:val="237"/>
        </w:trPr>
        <w:tc>
          <w:tcPr>
            <w:tcW w:w="867" w:type="dxa"/>
          </w:tcPr>
          <w:p w14:paraId="674E5428"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8" w:name="_Toc226570438"/>
            <w:r w:rsidRPr="00D52E35">
              <w:rPr>
                <w:rFonts w:ascii="Arial" w:hAnsi="Arial" w:cs="Arial"/>
                <w:b/>
                <w:sz w:val="22"/>
                <w:szCs w:val="22"/>
                <w:lang w:eastAsia="zh-CN"/>
              </w:rPr>
              <w:t>2.</w:t>
            </w:r>
            <w:bookmarkEnd w:id="38"/>
            <w:r w:rsidRPr="00D52E35">
              <w:rPr>
                <w:rFonts w:ascii="Arial" w:hAnsi="Arial" w:cs="Arial"/>
                <w:b/>
                <w:sz w:val="22"/>
                <w:szCs w:val="22"/>
                <w:lang w:eastAsia="zh-CN"/>
              </w:rPr>
              <w:t xml:space="preserve"> </w:t>
            </w:r>
          </w:p>
        </w:tc>
        <w:tc>
          <w:tcPr>
            <w:tcW w:w="1858" w:type="dxa"/>
          </w:tcPr>
          <w:p w14:paraId="42FF60CB"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2700" w:type="dxa"/>
          </w:tcPr>
          <w:p w14:paraId="5A31128D"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2426" w:type="dxa"/>
          </w:tcPr>
          <w:p w14:paraId="27A19E04"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1148" w:type="dxa"/>
          </w:tcPr>
          <w:p w14:paraId="7E37BD6A"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1468" w:type="dxa"/>
          </w:tcPr>
          <w:p w14:paraId="3B6A9407"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r>
      <w:tr w:rsidR="005F5EB6" w:rsidRPr="00D52E35" w14:paraId="677D7592" w14:textId="77777777" w:rsidTr="003B4279">
        <w:trPr>
          <w:trHeight w:val="237"/>
        </w:trPr>
        <w:tc>
          <w:tcPr>
            <w:tcW w:w="867" w:type="dxa"/>
          </w:tcPr>
          <w:p w14:paraId="40F94661" w14:textId="77777777" w:rsidR="005F5EB6" w:rsidRPr="00D52E35" w:rsidRDefault="005F5EB6" w:rsidP="007F6982">
            <w:pPr>
              <w:keepNext/>
              <w:widowControl w:val="0"/>
              <w:spacing w:after="60"/>
              <w:jc w:val="both"/>
              <w:outlineLvl w:val="2"/>
              <w:rPr>
                <w:rFonts w:ascii="Arial" w:hAnsi="Arial" w:cs="Arial"/>
                <w:b/>
                <w:sz w:val="22"/>
                <w:szCs w:val="22"/>
                <w:lang w:eastAsia="zh-CN"/>
              </w:rPr>
            </w:pPr>
            <w:bookmarkStart w:id="39" w:name="_Toc226570439"/>
            <w:r w:rsidRPr="00D52E35">
              <w:rPr>
                <w:rFonts w:ascii="Arial" w:hAnsi="Arial" w:cs="Arial"/>
                <w:b/>
                <w:sz w:val="22"/>
                <w:szCs w:val="22"/>
                <w:lang w:eastAsia="zh-CN"/>
              </w:rPr>
              <w:t>3.</w:t>
            </w:r>
            <w:bookmarkEnd w:id="39"/>
            <w:r w:rsidRPr="00D52E35">
              <w:rPr>
                <w:rFonts w:ascii="Arial" w:hAnsi="Arial" w:cs="Arial"/>
                <w:b/>
                <w:sz w:val="22"/>
                <w:szCs w:val="22"/>
                <w:lang w:eastAsia="zh-CN"/>
              </w:rPr>
              <w:t xml:space="preserve"> </w:t>
            </w:r>
          </w:p>
        </w:tc>
        <w:tc>
          <w:tcPr>
            <w:tcW w:w="1858" w:type="dxa"/>
          </w:tcPr>
          <w:p w14:paraId="360DC072"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2700" w:type="dxa"/>
          </w:tcPr>
          <w:p w14:paraId="489CB1A7"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2426" w:type="dxa"/>
          </w:tcPr>
          <w:p w14:paraId="3E581E26"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1148" w:type="dxa"/>
          </w:tcPr>
          <w:p w14:paraId="55896069"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c>
          <w:tcPr>
            <w:tcW w:w="1468" w:type="dxa"/>
          </w:tcPr>
          <w:p w14:paraId="1244765C" w14:textId="77777777" w:rsidR="005F5EB6" w:rsidRPr="00D52E35" w:rsidRDefault="005F5EB6" w:rsidP="007F6982">
            <w:pPr>
              <w:keepNext/>
              <w:widowControl w:val="0"/>
              <w:spacing w:after="60"/>
              <w:jc w:val="both"/>
              <w:outlineLvl w:val="2"/>
              <w:rPr>
                <w:rFonts w:ascii="Arial" w:hAnsi="Arial" w:cs="Arial"/>
                <w:b/>
                <w:sz w:val="22"/>
                <w:szCs w:val="22"/>
                <w:lang w:eastAsia="zh-CN"/>
              </w:rPr>
            </w:pPr>
          </w:p>
        </w:tc>
      </w:tr>
    </w:tbl>
    <w:p w14:paraId="53144D30" w14:textId="77777777" w:rsidR="005F5EB6" w:rsidRPr="00D52E35" w:rsidRDefault="005F5EB6" w:rsidP="007F6982">
      <w:pPr>
        <w:ind w:left="90"/>
      </w:pPr>
    </w:p>
    <w:tbl>
      <w:tblPr>
        <w:tblStyle w:val="TableGrid1"/>
        <w:tblW w:w="11289" w:type="dxa"/>
        <w:jc w:val="center"/>
        <w:tblLayout w:type="fixed"/>
        <w:tblLook w:val="04A0" w:firstRow="1" w:lastRow="0" w:firstColumn="1" w:lastColumn="0" w:noHBand="0" w:noVBand="1"/>
      </w:tblPr>
      <w:tblGrid>
        <w:gridCol w:w="11289"/>
      </w:tblGrid>
      <w:tr w:rsidR="005F5EB6" w:rsidRPr="00D52E35" w14:paraId="14553A48" w14:textId="77777777" w:rsidTr="000D6883">
        <w:trPr>
          <w:trHeight w:val="449"/>
          <w:jc w:val="center"/>
        </w:trPr>
        <w:tc>
          <w:tcPr>
            <w:tcW w:w="11289" w:type="dxa"/>
            <w:shd w:val="clear" w:color="auto" w:fill="DBE5F1"/>
            <w:vAlign w:val="center"/>
          </w:tcPr>
          <w:p w14:paraId="4CE1FA89" w14:textId="77777777" w:rsidR="005F5EB6" w:rsidRPr="00D52E35" w:rsidRDefault="005F5EB6" w:rsidP="007F6982">
            <w:pPr>
              <w:rPr>
                <w:rFonts w:ascii="Arial" w:eastAsia="SimSun" w:hAnsi="Arial" w:cs="Arial"/>
                <w:b/>
                <w:sz w:val="22"/>
                <w:szCs w:val="22"/>
              </w:rPr>
            </w:pPr>
            <w:r w:rsidRPr="00D52E35">
              <w:rPr>
                <w:rFonts w:ascii="Arial" w:eastAsia="SimSun" w:hAnsi="Arial" w:cs="Arial"/>
                <w:b/>
                <w:sz w:val="22"/>
                <w:szCs w:val="22"/>
              </w:rPr>
              <w:t>POTENTIAL HAZARDS: please inform us of any hazards you may face whilst on location</w:t>
            </w:r>
          </w:p>
        </w:tc>
      </w:tr>
      <w:tr w:rsidR="005F5EB6" w:rsidRPr="00D52E35" w14:paraId="09CF89EE" w14:textId="77777777" w:rsidTr="000D6883">
        <w:trPr>
          <w:trHeight w:val="449"/>
          <w:jc w:val="center"/>
        </w:trPr>
        <w:tc>
          <w:tcPr>
            <w:tcW w:w="11289" w:type="dxa"/>
            <w:shd w:val="clear" w:color="auto" w:fill="DBE5F1"/>
            <w:vAlign w:val="center"/>
          </w:tcPr>
          <w:p w14:paraId="24A98DD6" w14:textId="77777777" w:rsidR="005F5EB6" w:rsidRPr="00D52E35" w:rsidRDefault="005F5EB6" w:rsidP="007F6982">
            <w:pPr>
              <w:jc w:val="both"/>
              <w:rPr>
                <w:rFonts w:ascii="Arial" w:hAnsi="Arial" w:cs="Arial"/>
                <w:sz w:val="22"/>
                <w:szCs w:val="22"/>
              </w:rPr>
            </w:pPr>
            <w:r w:rsidRPr="00D52E35">
              <w:rPr>
                <w:rFonts w:ascii="Arial" w:hAnsi="Arial" w:cs="Arial"/>
                <w:b/>
                <w:sz w:val="22"/>
                <w:szCs w:val="22"/>
              </w:rPr>
              <w:t>Examples of Potential Hazards:</w:t>
            </w:r>
          </w:p>
          <w:p w14:paraId="17B30EA1"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Adverse weather: exposure (heat, sunburn, lightening, wind, hypothermia)</w:t>
            </w:r>
          </w:p>
          <w:p w14:paraId="4B44FFB1"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Terrain: rugged, unstable, fall, slip, trip, debris, and remoteness. Traffic: pollution.</w:t>
            </w:r>
          </w:p>
          <w:p w14:paraId="311214E6"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Demolition/building sites, assault, getting lost, animals, disease.</w:t>
            </w:r>
          </w:p>
          <w:p w14:paraId="1DB88F1A"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Working on/near water: drowning, swept away, disease (</w:t>
            </w:r>
            <w:proofErr w:type="spellStart"/>
            <w:r w:rsidRPr="00D52E35">
              <w:rPr>
                <w:rFonts w:ascii="Arial" w:hAnsi="Arial" w:cs="Arial"/>
                <w:sz w:val="22"/>
                <w:szCs w:val="22"/>
              </w:rPr>
              <w:t>weils</w:t>
            </w:r>
            <w:proofErr w:type="spellEnd"/>
            <w:r w:rsidRPr="00D52E35">
              <w:rPr>
                <w:rFonts w:ascii="Arial" w:hAnsi="Arial" w:cs="Arial"/>
                <w:sz w:val="22"/>
                <w:szCs w:val="22"/>
              </w:rPr>
              <w:t xml:space="preserve"> disease, hepatitis, malaria, </w:t>
            </w:r>
            <w:proofErr w:type="spellStart"/>
            <w:r w:rsidRPr="00D52E35">
              <w:rPr>
                <w:rFonts w:ascii="Arial" w:hAnsi="Arial" w:cs="Arial"/>
                <w:sz w:val="22"/>
                <w:szCs w:val="22"/>
              </w:rPr>
              <w:t>etc</w:t>
            </w:r>
            <w:proofErr w:type="spellEnd"/>
            <w:r w:rsidRPr="00D52E35">
              <w:rPr>
                <w:rFonts w:ascii="Arial" w:hAnsi="Arial" w:cs="Arial"/>
                <w:sz w:val="22"/>
                <w:szCs w:val="22"/>
              </w:rPr>
              <w:t>), parasites’, flooding, tides and range.</w:t>
            </w:r>
          </w:p>
          <w:p w14:paraId="4C56A03A"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Lone working: difficult to summon help, alone or in isolation, lone interviews.</w:t>
            </w:r>
          </w:p>
          <w:p w14:paraId="324DAB5C"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Dealing with the public: personal attack, causing offence/intrusion, misinterpreted, political, ethnic, cultural, socio-economic differences/problems. Known or suspected criminal offenders.</w:t>
            </w:r>
          </w:p>
          <w:p w14:paraId="68B3BD8A"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 xml:space="preserve">Safety Standards (other work organisations, transport, hotels, </w:t>
            </w:r>
            <w:proofErr w:type="spellStart"/>
            <w:r w:rsidRPr="00D52E35">
              <w:rPr>
                <w:rFonts w:ascii="Arial" w:hAnsi="Arial" w:cs="Arial"/>
                <w:sz w:val="22"/>
                <w:szCs w:val="22"/>
              </w:rPr>
              <w:t>etc</w:t>
            </w:r>
            <w:proofErr w:type="spellEnd"/>
            <w:r w:rsidRPr="00D52E35">
              <w:rPr>
                <w:rFonts w:ascii="Arial" w:hAnsi="Arial" w:cs="Arial"/>
                <w:sz w:val="22"/>
                <w:szCs w:val="22"/>
              </w:rPr>
              <w:t>), working at night, areas of high crime.</w:t>
            </w:r>
          </w:p>
          <w:p w14:paraId="527B3E29"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 xml:space="preserve">Ill health: personal considerations or vulnerabilities, pre-determined medical conditions (asthma, allergies, fitting) general fitness, disabilities, persons suited to task. </w:t>
            </w:r>
          </w:p>
          <w:p w14:paraId="5D0C7B5E"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Articles and equipment: inappropriate type and/or use, failure of equipment, insufficient training for use and repair, injury.</w:t>
            </w:r>
          </w:p>
          <w:p w14:paraId="42E5A222" w14:textId="77777777" w:rsidR="005F5EB6" w:rsidRPr="00D52E35" w:rsidRDefault="005F5EB6" w:rsidP="005F5EB6">
            <w:pPr>
              <w:numPr>
                <w:ilvl w:val="0"/>
                <w:numId w:val="15"/>
              </w:numPr>
              <w:contextualSpacing/>
              <w:jc w:val="both"/>
              <w:rPr>
                <w:rFonts w:ascii="Arial" w:hAnsi="Arial" w:cs="Arial"/>
                <w:sz w:val="22"/>
                <w:szCs w:val="22"/>
              </w:rPr>
            </w:pPr>
            <w:r w:rsidRPr="00D52E35">
              <w:rPr>
                <w:rFonts w:ascii="Arial" w:hAnsi="Arial" w:cs="Arial"/>
                <w:sz w:val="22"/>
                <w:szCs w:val="22"/>
              </w:rPr>
              <w:t>Substances (chemicals, plants, bio- hazards, waste): ill health - poisoning, infection, irritation, burns, cuts, eye-damage.</w:t>
            </w:r>
          </w:p>
          <w:p w14:paraId="7E89DC26" w14:textId="77777777" w:rsidR="005F5EB6" w:rsidRPr="00D52E35" w:rsidRDefault="005F5EB6" w:rsidP="005F5EB6">
            <w:pPr>
              <w:numPr>
                <w:ilvl w:val="0"/>
                <w:numId w:val="15"/>
              </w:numPr>
              <w:contextualSpacing/>
              <w:rPr>
                <w:rFonts w:ascii="Arial" w:eastAsia="SimSun" w:hAnsi="Arial" w:cs="Arial"/>
                <w:sz w:val="22"/>
                <w:szCs w:val="22"/>
              </w:rPr>
            </w:pPr>
            <w:r w:rsidRPr="00D52E35">
              <w:rPr>
                <w:rFonts w:ascii="Arial" w:hAnsi="Arial" w:cs="Arial"/>
                <w:sz w:val="22"/>
                <w:szCs w:val="22"/>
              </w:rPr>
              <w:t>Manual handling: lifting, carrying, moving large or heavy items, physical unsuitability for task</w:t>
            </w:r>
          </w:p>
        </w:tc>
      </w:tr>
    </w:tbl>
    <w:p w14:paraId="79EB2721" w14:textId="77777777" w:rsidR="005F5EB6" w:rsidRPr="00D52E35" w:rsidRDefault="005F5EB6" w:rsidP="007F6982">
      <w:pPr>
        <w:spacing w:after="200" w:line="276" w:lineRule="auto"/>
        <w:rPr>
          <w:rFonts w:ascii="Arial" w:eastAsia="SimSun" w:hAnsi="Arial" w:cs="Arial"/>
          <w:b/>
          <w:lang w:eastAsia="zh-CN"/>
        </w:rPr>
      </w:pPr>
    </w:p>
    <w:p w14:paraId="4D491B9E" w14:textId="77777777" w:rsidR="005F5EB6" w:rsidRDefault="005F5EB6" w:rsidP="007F6982">
      <w:pPr>
        <w:spacing w:after="200" w:line="276" w:lineRule="auto"/>
        <w:rPr>
          <w:rFonts w:ascii="Arial" w:eastAsia="SimSun" w:hAnsi="Arial" w:cs="Arial"/>
          <w:b/>
          <w:lang w:eastAsia="zh-CN"/>
        </w:rPr>
      </w:pPr>
    </w:p>
    <w:p w14:paraId="08B55558" w14:textId="77777777" w:rsidR="005F5EB6" w:rsidRPr="00D52E35" w:rsidRDefault="005F5EB6" w:rsidP="007F6982">
      <w:pPr>
        <w:spacing w:after="200" w:line="276" w:lineRule="auto"/>
        <w:rPr>
          <w:rFonts w:ascii="Arial" w:eastAsia="SimSun" w:hAnsi="Arial" w:cs="Arial"/>
          <w:b/>
          <w:lang w:eastAsia="zh-CN"/>
        </w:rPr>
      </w:pPr>
    </w:p>
    <w:tbl>
      <w:tblPr>
        <w:tblStyle w:val="TableGrid"/>
        <w:tblW w:w="9607" w:type="dxa"/>
        <w:tblInd w:w="85" w:type="dxa"/>
        <w:tblLook w:val="04A0" w:firstRow="1" w:lastRow="0" w:firstColumn="1" w:lastColumn="0" w:noHBand="0" w:noVBand="1"/>
      </w:tblPr>
      <w:tblGrid>
        <w:gridCol w:w="1000"/>
        <w:gridCol w:w="2068"/>
        <w:gridCol w:w="1547"/>
        <w:gridCol w:w="1695"/>
        <w:gridCol w:w="1320"/>
        <w:gridCol w:w="1654"/>
        <w:gridCol w:w="1334"/>
        <w:gridCol w:w="600"/>
      </w:tblGrid>
      <w:tr w:rsidR="000D6883" w:rsidRPr="00D52E35" w14:paraId="51A541C8" w14:textId="77777777" w:rsidTr="000D6883">
        <w:trPr>
          <w:trHeight w:val="316"/>
        </w:trPr>
        <w:tc>
          <w:tcPr>
            <w:tcW w:w="856" w:type="dxa"/>
            <w:shd w:val="clear" w:color="auto" w:fill="C1E4F5" w:themeFill="accent1" w:themeFillTint="33"/>
            <w:vAlign w:val="center"/>
          </w:tcPr>
          <w:p w14:paraId="2F97B563" w14:textId="77777777" w:rsidR="005F5EB6" w:rsidRPr="00D52E35" w:rsidRDefault="005F5EB6" w:rsidP="007F6982">
            <w:pPr>
              <w:rPr>
                <w:rFonts w:ascii="Arial" w:eastAsia="SimSun" w:hAnsi="Arial" w:cs="Arial"/>
                <w:b/>
                <w:bCs/>
                <w:color w:val="000000"/>
              </w:rPr>
            </w:pPr>
            <w:r w:rsidRPr="00D52E35">
              <w:rPr>
                <w:rFonts w:ascii="Arial" w:eastAsia="SimSun" w:hAnsi="Arial" w:cs="Arial"/>
                <w:b/>
                <w:bCs/>
                <w:color w:val="000000"/>
              </w:rPr>
              <w:t>Location</w:t>
            </w:r>
          </w:p>
        </w:tc>
        <w:tc>
          <w:tcPr>
            <w:tcW w:w="1771" w:type="dxa"/>
            <w:shd w:val="clear" w:color="auto" w:fill="C1E4F5" w:themeFill="accent1" w:themeFillTint="33"/>
            <w:vAlign w:val="center"/>
          </w:tcPr>
          <w:p w14:paraId="6A165514" w14:textId="77777777" w:rsidR="005F5EB6" w:rsidRPr="00D52E35" w:rsidRDefault="005F5EB6" w:rsidP="007F6982">
            <w:pPr>
              <w:pStyle w:val="ListParagraph"/>
              <w:ind w:left="323"/>
              <w:rPr>
                <w:rFonts w:ascii="Arial" w:eastAsia="SimSun" w:hAnsi="Arial" w:cs="Arial"/>
                <w:lang w:eastAsia="en-GB"/>
              </w:rPr>
            </w:pPr>
            <w:r w:rsidRPr="00D52E35">
              <w:rPr>
                <w:rFonts w:ascii="Arial" w:eastAsia="SimSun" w:hAnsi="Arial" w:cs="Arial"/>
                <w:b/>
                <w:bCs/>
                <w:color w:val="000000"/>
              </w:rPr>
              <w:t>Potential risk/hazard</w:t>
            </w:r>
          </w:p>
        </w:tc>
        <w:tc>
          <w:tcPr>
            <w:tcW w:w="1325" w:type="dxa"/>
            <w:shd w:val="clear" w:color="auto" w:fill="C1E4F5" w:themeFill="accent1" w:themeFillTint="33"/>
            <w:vAlign w:val="center"/>
          </w:tcPr>
          <w:p w14:paraId="75CAD05B" w14:textId="77777777" w:rsidR="005F5EB6" w:rsidRPr="00D52E35" w:rsidRDefault="005F5EB6" w:rsidP="007F6982">
            <w:pPr>
              <w:pStyle w:val="ListParagraph"/>
              <w:ind w:left="183"/>
              <w:rPr>
                <w:rFonts w:ascii="Arial" w:eastAsia="SimSun" w:hAnsi="Arial" w:cs="Arial"/>
                <w:lang w:eastAsia="en-GB"/>
              </w:rPr>
            </w:pPr>
            <w:r w:rsidRPr="00D52E35">
              <w:rPr>
                <w:rFonts w:ascii="Arial" w:eastAsia="SimSun" w:hAnsi="Arial"/>
                <w:b/>
                <w:bCs/>
                <w:color w:val="000000"/>
              </w:rPr>
              <w:t>Who might be harmed and how?</w:t>
            </w:r>
          </w:p>
        </w:tc>
        <w:tc>
          <w:tcPr>
            <w:tcW w:w="1452" w:type="dxa"/>
            <w:shd w:val="clear" w:color="auto" w:fill="C1E4F5" w:themeFill="accent1" w:themeFillTint="33"/>
            <w:vAlign w:val="center"/>
          </w:tcPr>
          <w:p w14:paraId="00A82913" w14:textId="77777777" w:rsidR="005F5EB6" w:rsidRPr="00D52E35" w:rsidRDefault="005F5EB6" w:rsidP="007F6982">
            <w:pPr>
              <w:ind w:left="321"/>
              <w:rPr>
                <w:rFonts w:ascii="Arial" w:eastAsia="SimSun" w:hAnsi="Arial" w:cs="Arial"/>
                <w:lang w:eastAsia="en-GB"/>
              </w:rPr>
            </w:pPr>
            <w:r w:rsidRPr="00D52E35">
              <w:rPr>
                <w:rFonts w:ascii="Arial" w:eastAsia="SimSun" w:hAnsi="Arial" w:cs="Arial"/>
                <w:b/>
                <w:bCs/>
                <w:color w:val="000000"/>
              </w:rPr>
              <w:t>Precautions to be taken to control this risk</w:t>
            </w:r>
          </w:p>
        </w:tc>
        <w:tc>
          <w:tcPr>
            <w:tcW w:w="1130" w:type="dxa"/>
            <w:shd w:val="clear" w:color="auto" w:fill="C1E4F5" w:themeFill="accent1" w:themeFillTint="33"/>
            <w:vAlign w:val="center"/>
          </w:tcPr>
          <w:p w14:paraId="4E3C74AD" w14:textId="77777777" w:rsidR="005F5EB6" w:rsidRPr="00D52E35" w:rsidRDefault="005F5EB6" w:rsidP="007F6982">
            <w:pPr>
              <w:rPr>
                <w:rFonts w:ascii="Arial" w:eastAsia="SimSun" w:hAnsi="Arial" w:cs="Arial"/>
                <w:b/>
                <w:lang w:eastAsia="en-GB"/>
              </w:rPr>
            </w:pPr>
            <w:r w:rsidRPr="00D52E35">
              <w:rPr>
                <w:rFonts w:ascii="Arial" w:eastAsia="SimSun" w:hAnsi="Arial" w:cs="Arial"/>
                <w:b/>
              </w:rPr>
              <w:t>Additional safety measures/ equipment that may be needed</w:t>
            </w:r>
          </w:p>
        </w:tc>
        <w:tc>
          <w:tcPr>
            <w:tcW w:w="1417" w:type="dxa"/>
            <w:shd w:val="clear" w:color="auto" w:fill="C1E4F5" w:themeFill="accent1" w:themeFillTint="33"/>
            <w:vAlign w:val="center"/>
          </w:tcPr>
          <w:p w14:paraId="0054E23A" w14:textId="77777777" w:rsidR="005F5EB6" w:rsidRPr="00D52E35" w:rsidRDefault="005F5EB6" w:rsidP="007F6982">
            <w:pPr>
              <w:rPr>
                <w:rFonts w:ascii="Arial" w:eastAsia="SimSun" w:hAnsi="Arial" w:cs="Arial"/>
                <w:b/>
              </w:rPr>
            </w:pPr>
            <w:r w:rsidRPr="00D52E35">
              <w:rPr>
                <w:rFonts w:ascii="Arial" w:eastAsia="SimSun" w:hAnsi="Arial"/>
                <w:b/>
                <w:bCs/>
                <w:color w:val="000000"/>
              </w:rPr>
              <w:t>Action by who?</w:t>
            </w:r>
          </w:p>
        </w:tc>
        <w:tc>
          <w:tcPr>
            <w:tcW w:w="1142" w:type="dxa"/>
            <w:shd w:val="clear" w:color="auto" w:fill="C1E4F5" w:themeFill="accent1" w:themeFillTint="33"/>
            <w:vAlign w:val="center"/>
          </w:tcPr>
          <w:p w14:paraId="53776DB0" w14:textId="77777777" w:rsidR="005F5EB6" w:rsidRPr="00D52E35" w:rsidRDefault="005F5EB6" w:rsidP="007F6982">
            <w:pPr>
              <w:rPr>
                <w:rFonts w:ascii="Arial" w:eastAsia="SimSun" w:hAnsi="Arial" w:cs="Arial"/>
                <w:b/>
              </w:rPr>
            </w:pPr>
            <w:r w:rsidRPr="00D52E35">
              <w:rPr>
                <w:rFonts w:ascii="Arial" w:eastAsia="SimSun" w:hAnsi="Arial"/>
                <w:b/>
                <w:bCs/>
                <w:color w:val="000000"/>
              </w:rPr>
              <w:t>Action by when?</w:t>
            </w:r>
          </w:p>
        </w:tc>
        <w:tc>
          <w:tcPr>
            <w:tcW w:w="514" w:type="dxa"/>
            <w:shd w:val="clear" w:color="auto" w:fill="C1E4F5" w:themeFill="accent1" w:themeFillTint="33"/>
            <w:vAlign w:val="center"/>
          </w:tcPr>
          <w:p w14:paraId="27B7CFA2" w14:textId="77777777" w:rsidR="005F5EB6" w:rsidRPr="00D52E35" w:rsidRDefault="005F5EB6" w:rsidP="007F6982">
            <w:pPr>
              <w:rPr>
                <w:rFonts w:ascii="Arial" w:eastAsia="SimSun" w:hAnsi="Arial" w:cs="Arial"/>
                <w:b/>
              </w:rPr>
            </w:pPr>
            <w:r w:rsidRPr="00D52E35">
              <w:rPr>
                <w:rFonts w:ascii="Arial" w:eastAsia="SimSun" w:hAnsi="Arial"/>
                <w:b/>
                <w:bCs/>
                <w:color w:val="000000"/>
              </w:rPr>
              <w:t>Done</w:t>
            </w:r>
          </w:p>
        </w:tc>
      </w:tr>
      <w:tr w:rsidR="000D6883" w:rsidRPr="00D52E35" w14:paraId="4A16A762" w14:textId="77777777" w:rsidTr="000D6883">
        <w:trPr>
          <w:trHeight w:val="316"/>
        </w:trPr>
        <w:tc>
          <w:tcPr>
            <w:tcW w:w="856" w:type="dxa"/>
          </w:tcPr>
          <w:p w14:paraId="4BD97DE2" w14:textId="77777777" w:rsidR="005F5EB6" w:rsidRPr="00D52E35" w:rsidRDefault="005F5EB6" w:rsidP="007F6982">
            <w:pPr>
              <w:ind w:left="248"/>
              <w:rPr>
                <w:rFonts w:ascii="Arial" w:eastAsia="SimSun" w:hAnsi="Arial" w:cs="Arial"/>
                <w:b/>
                <w:bCs/>
                <w:color w:val="000000"/>
              </w:rPr>
            </w:pPr>
            <w:r w:rsidRPr="00D52E35">
              <w:rPr>
                <w:rFonts w:ascii="Arial" w:eastAsia="SimSun" w:hAnsi="Arial" w:cs="Arial"/>
                <w:b/>
                <w:bCs/>
                <w:color w:val="000000"/>
              </w:rPr>
              <w:t>1.</w:t>
            </w:r>
          </w:p>
        </w:tc>
        <w:tc>
          <w:tcPr>
            <w:tcW w:w="1771" w:type="dxa"/>
            <w:vAlign w:val="center"/>
          </w:tcPr>
          <w:p w14:paraId="71BF13FA"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Desensitisation</w:t>
            </w:r>
          </w:p>
        </w:tc>
        <w:tc>
          <w:tcPr>
            <w:tcW w:w="1325" w:type="dxa"/>
            <w:vAlign w:val="center"/>
          </w:tcPr>
          <w:p w14:paraId="4A6E4598"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 xml:space="preserve">Me – Emotionally numb from repeated exposure to said content </w:t>
            </w:r>
          </w:p>
        </w:tc>
        <w:tc>
          <w:tcPr>
            <w:tcW w:w="1452" w:type="dxa"/>
            <w:vAlign w:val="center"/>
          </w:tcPr>
          <w:p w14:paraId="0370C817"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Limit the exposure during the research, which includes regular breaks</w:t>
            </w:r>
          </w:p>
        </w:tc>
        <w:tc>
          <w:tcPr>
            <w:tcW w:w="1130" w:type="dxa"/>
            <w:vAlign w:val="center"/>
          </w:tcPr>
          <w:p w14:paraId="18B8D51A" w14:textId="77777777" w:rsidR="005F5EB6" w:rsidRPr="00D52E35" w:rsidRDefault="005F5EB6" w:rsidP="007F6982">
            <w:pPr>
              <w:jc w:val="center"/>
              <w:rPr>
                <w:rFonts w:ascii="Arial" w:eastAsia="SimSun" w:hAnsi="Arial" w:cs="Arial"/>
                <w:b/>
              </w:rPr>
            </w:pPr>
          </w:p>
        </w:tc>
        <w:tc>
          <w:tcPr>
            <w:tcW w:w="1417" w:type="dxa"/>
          </w:tcPr>
          <w:p w14:paraId="05D40983" w14:textId="77777777" w:rsidR="005F5EB6" w:rsidRPr="00D52E35" w:rsidRDefault="005F5EB6" w:rsidP="007F6982">
            <w:pPr>
              <w:jc w:val="center"/>
              <w:rPr>
                <w:rFonts w:ascii="Arial" w:eastAsia="SimSun" w:hAnsi="Arial" w:cs="Arial"/>
                <w:b/>
              </w:rPr>
            </w:pPr>
            <w:r>
              <w:rPr>
                <w:rFonts w:ascii="Arial" w:eastAsia="SimSun" w:hAnsi="Arial" w:cs="Arial"/>
                <w:b/>
              </w:rPr>
              <w:t xml:space="preserve">Supervisor </w:t>
            </w:r>
          </w:p>
        </w:tc>
        <w:tc>
          <w:tcPr>
            <w:tcW w:w="1142" w:type="dxa"/>
          </w:tcPr>
          <w:p w14:paraId="327D8982" w14:textId="77777777" w:rsidR="005F5EB6" w:rsidRPr="00D52E35" w:rsidRDefault="005F5EB6" w:rsidP="007F6982">
            <w:pPr>
              <w:jc w:val="center"/>
              <w:rPr>
                <w:rFonts w:ascii="Arial" w:eastAsia="SimSun" w:hAnsi="Arial" w:cs="Arial"/>
                <w:b/>
              </w:rPr>
            </w:pPr>
            <w:r>
              <w:rPr>
                <w:rFonts w:ascii="Arial" w:eastAsia="SimSun" w:hAnsi="Arial" w:cs="Arial"/>
                <w:b/>
              </w:rPr>
              <w:t xml:space="preserve">Weekly </w:t>
            </w:r>
          </w:p>
        </w:tc>
        <w:tc>
          <w:tcPr>
            <w:tcW w:w="514" w:type="dxa"/>
          </w:tcPr>
          <w:p w14:paraId="15110C6E" w14:textId="77777777" w:rsidR="005F5EB6" w:rsidRPr="00D52E35" w:rsidRDefault="005F5EB6" w:rsidP="007F6982">
            <w:pPr>
              <w:jc w:val="center"/>
              <w:rPr>
                <w:rFonts w:ascii="Arial" w:eastAsia="SimSun" w:hAnsi="Arial" w:cs="Arial"/>
                <w:b/>
              </w:rPr>
            </w:pPr>
          </w:p>
        </w:tc>
      </w:tr>
      <w:tr w:rsidR="000D6883" w:rsidRPr="00D52E35" w14:paraId="024827E6" w14:textId="77777777" w:rsidTr="000D6883">
        <w:trPr>
          <w:trHeight w:val="316"/>
        </w:trPr>
        <w:tc>
          <w:tcPr>
            <w:tcW w:w="856" w:type="dxa"/>
          </w:tcPr>
          <w:p w14:paraId="6220491E" w14:textId="77777777" w:rsidR="005F5EB6" w:rsidRPr="00D52E35" w:rsidRDefault="005F5EB6" w:rsidP="007F6982">
            <w:pPr>
              <w:ind w:left="248"/>
              <w:rPr>
                <w:rFonts w:ascii="Arial" w:eastAsia="SimSun" w:hAnsi="Arial" w:cs="Arial"/>
                <w:b/>
                <w:bCs/>
                <w:color w:val="000000"/>
              </w:rPr>
            </w:pPr>
            <w:r w:rsidRPr="00D52E35">
              <w:rPr>
                <w:rFonts w:ascii="Arial" w:eastAsia="SimSun" w:hAnsi="Arial" w:cs="Arial"/>
                <w:b/>
                <w:bCs/>
                <w:color w:val="000000"/>
              </w:rPr>
              <w:t>1.</w:t>
            </w:r>
          </w:p>
        </w:tc>
        <w:tc>
          <w:tcPr>
            <w:tcW w:w="1771" w:type="dxa"/>
            <w:vAlign w:val="center"/>
          </w:tcPr>
          <w:p w14:paraId="0BA20108"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Emotional fatigue</w:t>
            </w:r>
          </w:p>
        </w:tc>
        <w:tc>
          <w:tcPr>
            <w:tcW w:w="1325" w:type="dxa"/>
            <w:vAlign w:val="center"/>
          </w:tcPr>
          <w:p w14:paraId="610E506B"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 xml:space="preserve">Me/Reader – exposure to misogynistic and extreme media </w:t>
            </w:r>
          </w:p>
        </w:tc>
        <w:tc>
          <w:tcPr>
            <w:tcW w:w="1452" w:type="dxa"/>
            <w:vAlign w:val="center"/>
          </w:tcPr>
          <w:p w14:paraId="7D3001C4"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 xml:space="preserve">Take some days off </w:t>
            </w:r>
          </w:p>
        </w:tc>
        <w:tc>
          <w:tcPr>
            <w:tcW w:w="1130" w:type="dxa"/>
            <w:vAlign w:val="center"/>
          </w:tcPr>
          <w:p w14:paraId="35C0C7CC" w14:textId="77777777" w:rsidR="005F5EB6" w:rsidRPr="00D52E35" w:rsidRDefault="005F5EB6" w:rsidP="007F6982">
            <w:pPr>
              <w:jc w:val="center"/>
              <w:rPr>
                <w:rFonts w:ascii="Arial" w:eastAsia="SimSun" w:hAnsi="Arial" w:cs="Arial"/>
                <w:b/>
              </w:rPr>
            </w:pPr>
          </w:p>
        </w:tc>
        <w:tc>
          <w:tcPr>
            <w:tcW w:w="1417" w:type="dxa"/>
          </w:tcPr>
          <w:p w14:paraId="3FBD9FDF" w14:textId="77777777" w:rsidR="005F5EB6" w:rsidRPr="00D52E35" w:rsidRDefault="005F5EB6" w:rsidP="007F6982">
            <w:pPr>
              <w:jc w:val="center"/>
              <w:rPr>
                <w:rFonts w:ascii="Arial" w:eastAsia="SimSun" w:hAnsi="Arial" w:cs="Arial"/>
                <w:b/>
              </w:rPr>
            </w:pPr>
            <w:r>
              <w:rPr>
                <w:rFonts w:ascii="Arial" w:eastAsia="SimSun" w:hAnsi="Arial" w:cs="Arial"/>
                <w:b/>
              </w:rPr>
              <w:t>Me/Supervisor</w:t>
            </w:r>
          </w:p>
        </w:tc>
        <w:tc>
          <w:tcPr>
            <w:tcW w:w="1142" w:type="dxa"/>
          </w:tcPr>
          <w:p w14:paraId="68AB01C8" w14:textId="77777777" w:rsidR="005F5EB6" w:rsidRPr="00D52E35" w:rsidRDefault="005F5EB6" w:rsidP="007F6982">
            <w:pPr>
              <w:jc w:val="center"/>
              <w:rPr>
                <w:rFonts w:ascii="Arial" w:eastAsia="SimSun" w:hAnsi="Arial" w:cs="Arial"/>
                <w:b/>
              </w:rPr>
            </w:pPr>
            <w:r>
              <w:rPr>
                <w:rFonts w:ascii="Arial" w:eastAsia="SimSun" w:hAnsi="Arial" w:cs="Arial"/>
                <w:b/>
              </w:rPr>
              <w:t xml:space="preserve">Weekly </w:t>
            </w:r>
          </w:p>
        </w:tc>
        <w:tc>
          <w:tcPr>
            <w:tcW w:w="514" w:type="dxa"/>
          </w:tcPr>
          <w:p w14:paraId="03703259" w14:textId="77777777" w:rsidR="005F5EB6" w:rsidRPr="00D52E35" w:rsidRDefault="005F5EB6" w:rsidP="007F6982">
            <w:pPr>
              <w:jc w:val="center"/>
              <w:rPr>
                <w:rFonts w:ascii="Arial" w:eastAsia="SimSun" w:hAnsi="Arial" w:cs="Arial"/>
                <w:b/>
              </w:rPr>
            </w:pPr>
          </w:p>
        </w:tc>
      </w:tr>
      <w:tr w:rsidR="000D6883" w:rsidRPr="00D52E35" w14:paraId="2AA5F894" w14:textId="77777777" w:rsidTr="000D6883">
        <w:trPr>
          <w:trHeight w:val="316"/>
        </w:trPr>
        <w:tc>
          <w:tcPr>
            <w:tcW w:w="856" w:type="dxa"/>
          </w:tcPr>
          <w:p w14:paraId="252F5270" w14:textId="77777777" w:rsidR="005F5EB6" w:rsidRPr="00D52E35" w:rsidRDefault="005F5EB6" w:rsidP="007F6982">
            <w:pPr>
              <w:ind w:left="248"/>
              <w:rPr>
                <w:rFonts w:ascii="Arial" w:eastAsia="SimSun" w:hAnsi="Arial" w:cs="Arial"/>
                <w:b/>
                <w:bCs/>
                <w:color w:val="000000"/>
              </w:rPr>
            </w:pPr>
            <w:r w:rsidRPr="00D52E35">
              <w:rPr>
                <w:rFonts w:ascii="Arial" w:eastAsia="SimSun" w:hAnsi="Arial" w:cs="Arial"/>
                <w:b/>
                <w:bCs/>
                <w:color w:val="000000"/>
              </w:rPr>
              <w:t xml:space="preserve">2. </w:t>
            </w:r>
          </w:p>
        </w:tc>
        <w:tc>
          <w:tcPr>
            <w:tcW w:w="1771" w:type="dxa"/>
            <w:vAlign w:val="center"/>
          </w:tcPr>
          <w:p w14:paraId="237A48CA"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Ethical Misrepresentation</w:t>
            </w:r>
          </w:p>
        </w:tc>
        <w:tc>
          <w:tcPr>
            <w:tcW w:w="1325" w:type="dxa"/>
            <w:vAlign w:val="center"/>
          </w:tcPr>
          <w:p w14:paraId="25473D68"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Me- Risk of representing online communities.</w:t>
            </w:r>
          </w:p>
        </w:tc>
        <w:tc>
          <w:tcPr>
            <w:tcW w:w="1452" w:type="dxa"/>
            <w:vAlign w:val="center"/>
          </w:tcPr>
          <w:p w14:paraId="390B9852" w14:textId="77777777" w:rsidR="005F5EB6" w:rsidRPr="00D52E35" w:rsidRDefault="005F5EB6" w:rsidP="007F6982">
            <w:pPr>
              <w:jc w:val="center"/>
              <w:rPr>
                <w:rFonts w:ascii="Arial" w:eastAsia="SimSun" w:hAnsi="Arial" w:cs="Arial"/>
                <w:b/>
                <w:bCs/>
                <w:color w:val="000000"/>
              </w:rPr>
            </w:pPr>
            <w:r>
              <w:rPr>
                <w:rFonts w:ascii="Arial" w:eastAsia="SimSun" w:hAnsi="Arial" w:cs="Arial"/>
                <w:b/>
                <w:bCs/>
                <w:color w:val="000000"/>
              </w:rPr>
              <w:t>Maintain non partial content without calling out each individual person and attributing it to a whole group of people</w:t>
            </w:r>
          </w:p>
        </w:tc>
        <w:tc>
          <w:tcPr>
            <w:tcW w:w="1130" w:type="dxa"/>
            <w:vAlign w:val="center"/>
          </w:tcPr>
          <w:p w14:paraId="0CDF5DF4" w14:textId="77777777" w:rsidR="005F5EB6" w:rsidRPr="00D52E35" w:rsidRDefault="005F5EB6" w:rsidP="007F6982">
            <w:pPr>
              <w:jc w:val="center"/>
              <w:rPr>
                <w:rFonts w:ascii="Arial" w:eastAsia="SimSun" w:hAnsi="Arial" w:cs="Arial"/>
                <w:b/>
              </w:rPr>
            </w:pPr>
            <w:r>
              <w:rPr>
                <w:rFonts w:ascii="Arial" w:eastAsia="SimSun" w:hAnsi="Arial" w:cs="Arial"/>
                <w:b/>
              </w:rPr>
              <w:t>Completing ethical monitor form</w:t>
            </w:r>
          </w:p>
        </w:tc>
        <w:tc>
          <w:tcPr>
            <w:tcW w:w="1417" w:type="dxa"/>
          </w:tcPr>
          <w:p w14:paraId="70241D26" w14:textId="77777777" w:rsidR="005F5EB6" w:rsidRPr="00D52E35" w:rsidRDefault="005F5EB6" w:rsidP="007F6982">
            <w:pPr>
              <w:jc w:val="center"/>
              <w:rPr>
                <w:rFonts w:ascii="Arial" w:eastAsia="SimSun" w:hAnsi="Arial" w:cs="Arial"/>
                <w:b/>
              </w:rPr>
            </w:pPr>
            <w:r>
              <w:rPr>
                <w:rFonts w:ascii="Arial" w:eastAsia="SimSun" w:hAnsi="Arial" w:cs="Arial"/>
                <w:b/>
              </w:rPr>
              <w:t xml:space="preserve">Me/Supervisor </w:t>
            </w:r>
          </w:p>
        </w:tc>
        <w:tc>
          <w:tcPr>
            <w:tcW w:w="1142" w:type="dxa"/>
          </w:tcPr>
          <w:p w14:paraId="347F2DE5" w14:textId="77777777" w:rsidR="005F5EB6" w:rsidRPr="00D52E35" w:rsidRDefault="005F5EB6" w:rsidP="007F6982">
            <w:pPr>
              <w:jc w:val="center"/>
              <w:rPr>
                <w:rFonts w:ascii="Arial" w:eastAsia="SimSun" w:hAnsi="Arial" w:cs="Arial"/>
                <w:b/>
              </w:rPr>
            </w:pPr>
            <w:r>
              <w:rPr>
                <w:rFonts w:ascii="Arial" w:eastAsia="SimSun" w:hAnsi="Arial" w:cs="Arial"/>
                <w:b/>
              </w:rPr>
              <w:t>Before submission</w:t>
            </w:r>
          </w:p>
        </w:tc>
        <w:tc>
          <w:tcPr>
            <w:tcW w:w="514" w:type="dxa"/>
          </w:tcPr>
          <w:p w14:paraId="0E108409" w14:textId="77777777" w:rsidR="005F5EB6" w:rsidRPr="00D52E35" w:rsidRDefault="005F5EB6" w:rsidP="007F6982">
            <w:pPr>
              <w:jc w:val="center"/>
              <w:rPr>
                <w:rFonts w:ascii="Arial" w:eastAsia="SimSun" w:hAnsi="Arial" w:cs="Arial"/>
                <w:b/>
              </w:rPr>
            </w:pPr>
          </w:p>
        </w:tc>
      </w:tr>
      <w:tr w:rsidR="000D6883" w:rsidRPr="00D52E35" w14:paraId="6B7D0A1E" w14:textId="77777777" w:rsidTr="000D6883">
        <w:trPr>
          <w:trHeight w:val="316"/>
        </w:trPr>
        <w:tc>
          <w:tcPr>
            <w:tcW w:w="856" w:type="dxa"/>
          </w:tcPr>
          <w:p w14:paraId="3C3E1F28" w14:textId="77777777" w:rsidR="005F5EB6" w:rsidRPr="00D52E35" w:rsidRDefault="005F5EB6" w:rsidP="007F6982">
            <w:pPr>
              <w:ind w:left="248"/>
              <w:rPr>
                <w:rFonts w:ascii="Arial" w:eastAsia="SimSun" w:hAnsi="Arial" w:cs="Arial"/>
                <w:b/>
                <w:bCs/>
                <w:color w:val="000000"/>
              </w:rPr>
            </w:pPr>
            <w:r w:rsidRPr="00D52E35">
              <w:rPr>
                <w:rFonts w:ascii="Arial" w:eastAsia="SimSun" w:hAnsi="Arial" w:cs="Arial"/>
                <w:b/>
                <w:bCs/>
                <w:color w:val="000000"/>
              </w:rPr>
              <w:t xml:space="preserve">2. </w:t>
            </w:r>
          </w:p>
        </w:tc>
        <w:tc>
          <w:tcPr>
            <w:tcW w:w="1771" w:type="dxa"/>
            <w:vAlign w:val="center"/>
          </w:tcPr>
          <w:p w14:paraId="363E0FC2" w14:textId="77777777" w:rsidR="005F5EB6" w:rsidRPr="00D52E35" w:rsidRDefault="005F5EB6" w:rsidP="007F6982">
            <w:pPr>
              <w:jc w:val="center"/>
              <w:rPr>
                <w:rFonts w:ascii="Arial" w:eastAsia="SimSun" w:hAnsi="Arial" w:cs="Arial"/>
                <w:b/>
                <w:bCs/>
                <w:color w:val="000000"/>
              </w:rPr>
            </w:pPr>
          </w:p>
        </w:tc>
        <w:tc>
          <w:tcPr>
            <w:tcW w:w="1325" w:type="dxa"/>
            <w:vAlign w:val="center"/>
          </w:tcPr>
          <w:p w14:paraId="05EF513C" w14:textId="77777777" w:rsidR="005F5EB6" w:rsidRPr="00D52E35" w:rsidRDefault="005F5EB6" w:rsidP="007F6982">
            <w:pPr>
              <w:jc w:val="center"/>
              <w:rPr>
                <w:rFonts w:ascii="Arial" w:eastAsia="SimSun" w:hAnsi="Arial" w:cs="Arial"/>
                <w:b/>
                <w:bCs/>
                <w:color w:val="000000"/>
              </w:rPr>
            </w:pPr>
          </w:p>
        </w:tc>
        <w:tc>
          <w:tcPr>
            <w:tcW w:w="1452" w:type="dxa"/>
            <w:vAlign w:val="center"/>
          </w:tcPr>
          <w:p w14:paraId="490C1069" w14:textId="77777777" w:rsidR="005F5EB6" w:rsidRPr="00D52E35" w:rsidRDefault="005F5EB6" w:rsidP="007F6982">
            <w:pPr>
              <w:jc w:val="center"/>
              <w:rPr>
                <w:rFonts w:ascii="Arial" w:eastAsia="SimSun" w:hAnsi="Arial" w:cs="Arial"/>
                <w:b/>
                <w:bCs/>
                <w:color w:val="000000"/>
              </w:rPr>
            </w:pPr>
          </w:p>
        </w:tc>
        <w:tc>
          <w:tcPr>
            <w:tcW w:w="1130" w:type="dxa"/>
            <w:vAlign w:val="center"/>
          </w:tcPr>
          <w:p w14:paraId="6EDE6D06" w14:textId="77777777" w:rsidR="005F5EB6" w:rsidRPr="00D52E35" w:rsidRDefault="005F5EB6" w:rsidP="007F6982">
            <w:pPr>
              <w:jc w:val="center"/>
              <w:rPr>
                <w:rFonts w:ascii="Arial" w:eastAsia="SimSun" w:hAnsi="Arial" w:cs="Arial"/>
                <w:b/>
              </w:rPr>
            </w:pPr>
          </w:p>
        </w:tc>
        <w:tc>
          <w:tcPr>
            <w:tcW w:w="1417" w:type="dxa"/>
          </w:tcPr>
          <w:p w14:paraId="66097A0F" w14:textId="77777777" w:rsidR="005F5EB6" w:rsidRPr="00D52E35" w:rsidRDefault="005F5EB6" w:rsidP="007F6982">
            <w:pPr>
              <w:jc w:val="center"/>
              <w:rPr>
                <w:rFonts w:ascii="Arial" w:eastAsia="SimSun" w:hAnsi="Arial" w:cs="Arial"/>
                <w:b/>
              </w:rPr>
            </w:pPr>
          </w:p>
        </w:tc>
        <w:tc>
          <w:tcPr>
            <w:tcW w:w="1142" w:type="dxa"/>
          </w:tcPr>
          <w:p w14:paraId="149C8D75" w14:textId="77777777" w:rsidR="005F5EB6" w:rsidRPr="00D52E35" w:rsidRDefault="005F5EB6" w:rsidP="007F6982">
            <w:pPr>
              <w:jc w:val="center"/>
              <w:rPr>
                <w:rFonts w:ascii="Arial" w:eastAsia="SimSun" w:hAnsi="Arial" w:cs="Arial"/>
                <w:b/>
              </w:rPr>
            </w:pPr>
          </w:p>
        </w:tc>
        <w:tc>
          <w:tcPr>
            <w:tcW w:w="514" w:type="dxa"/>
          </w:tcPr>
          <w:p w14:paraId="54EB8C95" w14:textId="77777777" w:rsidR="005F5EB6" w:rsidRPr="00D52E35" w:rsidRDefault="005F5EB6" w:rsidP="007F6982">
            <w:pPr>
              <w:jc w:val="center"/>
              <w:rPr>
                <w:rFonts w:ascii="Arial" w:eastAsia="SimSun" w:hAnsi="Arial" w:cs="Arial"/>
                <w:b/>
              </w:rPr>
            </w:pPr>
          </w:p>
        </w:tc>
      </w:tr>
      <w:tr w:rsidR="000D6883" w:rsidRPr="00D52E35" w14:paraId="5989FF73" w14:textId="77777777" w:rsidTr="000D6883">
        <w:trPr>
          <w:trHeight w:val="316"/>
        </w:trPr>
        <w:tc>
          <w:tcPr>
            <w:tcW w:w="856" w:type="dxa"/>
          </w:tcPr>
          <w:p w14:paraId="36FA0082" w14:textId="77777777" w:rsidR="005F5EB6" w:rsidRPr="00D52E35" w:rsidRDefault="005F5EB6" w:rsidP="007F6982">
            <w:pPr>
              <w:ind w:left="248"/>
              <w:rPr>
                <w:rFonts w:ascii="Arial" w:eastAsia="SimSun" w:hAnsi="Arial" w:cs="Arial"/>
                <w:b/>
                <w:bCs/>
                <w:color w:val="000000"/>
              </w:rPr>
            </w:pPr>
            <w:r w:rsidRPr="00D52E35">
              <w:rPr>
                <w:rFonts w:ascii="Arial" w:eastAsia="SimSun" w:hAnsi="Arial" w:cs="Arial"/>
                <w:b/>
                <w:bCs/>
                <w:color w:val="000000"/>
              </w:rPr>
              <w:t>3.</w:t>
            </w:r>
          </w:p>
        </w:tc>
        <w:tc>
          <w:tcPr>
            <w:tcW w:w="1771" w:type="dxa"/>
            <w:vAlign w:val="center"/>
          </w:tcPr>
          <w:p w14:paraId="2FF24C60" w14:textId="77777777" w:rsidR="005F5EB6" w:rsidRPr="00D52E35" w:rsidRDefault="005F5EB6" w:rsidP="007F6982">
            <w:pPr>
              <w:jc w:val="center"/>
              <w:rPr>
                <w:rFonts w:ascii="Arial" w:eastAsia="SimSun" w:hAnsi="Arial" w:cs="Arial"/>
                <w:b/>
                <w:bCs/>
                <w:color w:val="000000"/>
              </w:rPr>
            </w:pPr>
          </w:p>
        </w:tc>
        <w:tc>
          <w:tcPr>
            <w:tcW w:w="1325" w:type="dxa"/>
            <w:vAlign w:val="center"/>
          </w:tcPr>
          <w:p w14:paraId="7D68CDD9" w14:textId="77777777" w:rsidR="005F5EB6" w:rsidRPr="00D52E35" w:rsidRDefault="005F5EB6" w:rsidP="007F6982">
            <w:pPr>
              <w:jc w:val="center"/>
              <w:rPr>
                <w:rFonts w:ascii="Arial" w:eastAsia="SimSun" w:hAnsi="Arial" w:cs="Arial"/>
                <w:b/>
                <w:bCs/>
                <w:color w:val="000000"/>
              </w:rPr>
            </w:pPr>
          </w:p>
        </w:tc>
        <w:tc>
          <w:tcPr>
            <w:tcW w:w="1452" w:type="dxa"/>
            <w:vAlign w:val="center"/>
          </w:tcPr>
          <w:p w14:paraId="38ADE8E8" w14:textId="77777777" w:rsidR="005F5EB6" w:rsidRPr="00D52E35" w:rsidRDefault="005F5EB6" w:rsidP="007F6982">
            <w:pPr>
              <w:jc w:val="center"/>
              <w:rPr>
                <w:rFonts w:ascii="Arial" w:eastAsia="SimSun" w:hAnsi="Arial" w:cs="Arial"/>
                <w:b/>
                <w:bCs/>
                <w:color w:val="000000"/>
              </w:rPr>
            </w:pPr>
          </w:p>
        </w:tc>
        <w:tc>
          <w:tcPr>
            <w:tcW w:w="1130" w:type="dxa"/>
            <w:vAlign w:val="center"/>
          </w:tcPr>
          <w:p w14:paraId="02CCD57E" w14:textId="77777777" w:rsidR="005F5EB6" w:rsidRPr="00D52E35" w:rsidRDefault="005F5EB6" w:rsidP="007F6982">
            <w:pPr>
              <w:jc w:val="center"/>
              <w:rPr>
                <w:rFonts w:ascii="Arial" w:eastAsia="SimSun" w:hAnsi="Arial" w:cs="Arial"/>
                <w:b/>
              </w:rPr>
            </w:pPr>
          </w:p>
        </w:tc>
        <w:tc>
          <w:tcPr>
            <w:tcW w:w="1417" w:type="dxa"/>
          </w:tcPr>
          <w:p w14:paraId="0726E1A6" w14:textId="77777777" w:rsidR="005F5EB6" w:rsidRPr="00D52E35" w:rsidRDefault="005F5EB6" w:rsidP="007F6982">
            <w:pPr>
              <w:jc w:val="center"/>
              <w:rPr>
                <w:rFonts w:ascii="Arial" w:eastAsia="SimSun" w:hAnsi="Arial" w:cs="Arial"/>
                <w:b/>
              </w:rPr>
            </w:pPr>
          </w:p>
        </w:tc>
        <w:tc>
          <w:tcPr>
            <w:tcW w:w="1142" w:type="dxa"/>
          </w:tcPr>
          <w:p w14:paraId="79AB4A7C" w14:textId="77777777" w:rsidR="005F5EB6" w:rsidRPr="00D52E35" w:rsidRDefault="005F5EB6" w:rsidP="007F6982">
            <w:pPr>
              <w:jc w:val="center"/>
              <w:rPr>
                <w:rFonts w:ascii="Arial" w:eastAsia="SimSun" w:hAnsi="Arial" w:cs="Arial"/>
                <w:b/>
              </w:rPr>
            </w:pPr>
          </w:p>
        </w:tc>
        <w:tc>
          <w:tcPr>
            <w:tcW w:w="514" w:type="dxa"/>
          </w:tcPr>
          <w:p w14:paraId="3B557C30" w14:textId="77777777" w:rsidR="005F5EB6" w:rsidRPr="00D52E35" w:rsidRDefault="005F5EB6" w:rsidP="007F6982">
            <w:pPr>
              <w:jc w:val="center"/>
              <w:rPr>
                <w:rFonts w:ascii="Arial" w:eastAsia="SimSun" w:hAnsi="Arial" w:cs="Arial"/>
                <w:b/>
              </w:rPr>
            </w:pPr>
          </w:p>
        </w:tc>
      </w:tr>
      <w:tr w:rsidR="000D6883" w:rsidRPr="00D52E35" w14:paraId="1DA2DB2A" w14:textId="77777777" w:rsidTr="000D6883">
        <w:trPr>
          <w:trHeight w:val="316"/>
        </w:trPr>
        <w:tc>
          <w:tcPr>
            <w:tcW w:w="856" w:type="dxa"/>
          </w:tcPr>
          <w:p w14:paraId="1E19B998" w14:textId="77777777" w:rsidR="005F5EB6" w:rsidRPr="00D52E35" w:rsidRDefault="005F5EB6" w:rsidP="007F6982">
            <w:pPr>
              <w:ind w:left="248"/>
              <w:rPr>
                <w:rFonts w:ascii="Arial" w:eastAsia="SimSun" w:hAnsi="Arial" w:cs="Arial"/>
                <w:b/>
                <w:bCs/>
                <w:color w:val="000000"/>
              </w:rPr>
            </w:pPr>
            <w:r w:rsidRPr="00D52E35">
              <w:rPr>
                <w:rFonts w:ascii="Arial" w:eastAsia="SimSun" w:hAnsi="Arial" w:cs="Arial"/>
                <w:b/>
                <w:bCs/>
                <w:color w:val="000000"/>
              </w:rPr>
              <w:t>3.</w:t>
            </w:r>
          </w:p>
        </w:tc>
        <w:tc>
          <w:tcPr>
            <w:tcW w:w="1771" w:type="dxa"/>
            <w:vAlign w:val="center"/>
          </w:tcPr>
          <w:p w14:paraId="5BF1B563" w14:textId="77777777" w:rsidR="005F5EB6" w:rsidRPr="00D52E35" w:rsidRDefault="005F5EB6" w:rsidP="007F6982">
            <w:pPr>
              <w:jc w:val="center"/>
              <w:rPr>
                <w:rFonts w:ascii="Arial" w:eastAsia="SimSun" w:hAnsi="Arial" w:cs="Arial"/>
                <w:b/>
                <w:bCs/>
                <w:color w:val="000000"/>
              </w:rPr>
            </w:pPr>
          </w:p>
        </w:tc>
        <w:tc>
          <w:tcPr>
            <w:tcW w:w="1325" w:type="dxa"/>
            <w:vAlign w:val="center"/>
          </w:tcPr>
          <w:p w14:paraId="62C88781" w14:textId="77777777" w:rsidR="005F5EB6" w:rsidRPr="00D52E35" w:rsidRDefault="005F5EB6" w:rsidP="007F6982">
            <w:pPr>
              <w:jc w:val="center"/>
              <w:rPr>
                <w:rFonts w:ascii="Arial" w:eastAsia="SimSun" w:hAnsi="Arial" w:cs="Arial"/>
                <w:b/>
                <w:bCs/>
                <w:color w:val="000000"/>
              </w:rPr>
            </w:pPr>
          </w:p>
        </w:tc>
        <w:tc>
          <w:tcPr>
            <w:tcW w:w="1452" w:type="dxa"/>
            <w:vAlign w:val="center"/>
          </w:tcPr>
          <w:p w14:paraId="42035952" w14:textId="77777777" w:rsidR="005F5EB6" w:rsidRPr="00D52E35" w:rsidRDefault="005F5EB6" w:rsidP="007F6982">
            <w:pPr>
              <w:jc w:val="center"/>
              <w:rPr>
                <w:rFonts w:ascii="Arial" w:eastAsia="SimSun" w:hAnsi="Arial" w:cs="Arial"/>
                <w:b/>
                <w:bCs/>
                <w:color w:val="000000"/>
              </w:rPr>
            </w:pPr>
          </w:p>
        </w:tc>
        <w:tc>
          <w:tcPr>
            <w:tcW w:w="1130" w:type="dxa"/>
            <w:vAlign w:val="center"/>
          </w:tcPr>
          <w:p w14:paraId="1586897D" w14:textId="77777777" w:rsidR="005F5EB6" w:rsidRPr="00D52E35" w:rsidRDefault="005F5EB6" w:rsidP="007F6982">
            <w:pPr>
              <w:jc w:val="center"/>
              <w:rPr>
                <w:rFonts w:ascii="Arial" w:eastAsia="SimSun" w:hAnsi="Arial" w:cs="Arial"/>
                <w:b/>
              </w:rPr>
            </w:pPr>
          </w:p>
        </w:tc>
        <w:tc>
          <w:tcPr>
            <w:tcW w:w="1417" w:type="dxa"/>
          </w:tcPr>
          <w:p w14:paraId="65554D0F" w14:textId="77777777" w:rsidR="005F5EB6" w:rsidRPr="00D52E35" w:rsidRDefault="005F5EB6" w:rsidP="007F6982">
            <w:pPr>
              <w:jc w:val="center"/>
              <w:rPr>
                <w:rFonts w:ascii="Arial" w:eastAsia="SimSun" w:hAnsi="Arial" w:cs="Arial"/>
                <w:b/>
              </w:rPr>
            </w:pPr>
          </w:p>
        </w:tc>
        <w:tc>
          <w:tcPr>
            <w:tcW w:w="1142" w:type="dxa"/>
          </w:tcPr>
          <w:p w14:paraId="147A31B0" w14:textId="77777777" w:rsidR="005F5EB6" w:rsidRPr="00D52E35" w:rsidRDefault="005F5EB6" w:rsidP="007F6982">
            <w:pPr>
              <w:jc w:val="center"/>
              <w:rPr>
                <w:rFonts w:ascii="Arial" w:eastAsia="SimSun" w:hAnsi="Arial" w:cs="Arial"/>
                <w:b/>
              </w:rPr>
            </w:pPr>
          </w:p>
        </w:tc>
        <w:tc>
          <w:tcPr>
            <w:tcW w:w="514" w:type="dxa"/>
          </w:tcPr>
          <w:p w14:paraId="2ED0DC5E" w14:textId="77777777" w:rsidR="005F5EB6" w:rsidRPr="00D52E35" w:rsidRDefault="005F5EB6" w:rsidP="007F6982">
            <w:pPr>
              <w:jc w:val="center"/>
              <w:rPr>
                <w:rFonts w:ascii="Arial" w:eastAsia="SimSun" w:hAnsi="Arial" w:cs="Arial"/>
                <w:b/>
              </w:rPr>
            </w:pPr>
          </w:p>
        </w:tc>
      </w:tr>
    </w:tbl>
    <w:p w14:paraId="716F277E" w14:textId="6E11D1CC" w:rsidR="00191462" w:rsidRDefault="00191462" w:rsidP="7A6661D1"/>
    <w:p w14:paraId="54927177" w14:textId="77777777" w:rsidR="00BB0111" w:rsidRDefault="00BB0111" w:rsidP="7A6661D1"/>
    <w:p w14:paraId="56B0AF0C" w14:textId="77777777" w:rsidR="00BB0111" w:rsidRDefault="00BB0111" w:rsidP="7A6661D1"/>
    <w:p w14:paraId="2F16C9C7" w14:textId="77777777" w:rsidR="00BB0111" w:rsidRDefault="00BB0111" w:rsidP="00003676"/>
    <w:p w14:paraId="22793D31" w14:textId="489522FF" w:rsidR="00BB0111" w:rsidRDefault="00BB0111" w:rsidP="009A25A6">
      <w:pPr>
        <w:pStyle w:val="Heading2"/>
      </w:pPr>
      <w:bookmarkStart w:id="40" w:name="_Toc226570440"/>
      <w:r>
        <w:t xml:space="preserve">Appendix 3: </w:t>
      </w:r>
      <w:r w:rsidR="008A2D96">
        <w:t>Ethics application</w:t>
      </w:r>
      <w:bookmarkEnd w:id="40"/>
      <w:r w:rsidR="008A2D96">
        <w:t xml:space="preserve"> </w:t>
      </w:r>
    </w:p>
    <w:p w14:paraId="63832634" w14:textId="32EADF07" w:rsidR="004E1E74" w:rsidRDefault="004E1E74" w:rsidP="004E1E74">
      <w:pPr>
        <w:rPr>
          <w:noProof/>
        </w:rPr>
      </w:pPr>
      <w:r w:rsidRPr="004E1E74">
        <w:rPr>
          <w:b/>
          <w:bCs/>
          <w:noProof/>
        </w:rPr>
        <w:drawing>
          <wp:inline distT="0" distB="0" distL="0" distR="0" wp14:anchorId="6197DA86" wp14:editId="263CC972">
            <wp:extent cx="5943600" cy="3874135"/>
            <wp:effectExtent l="0" t="0" r="0" b="0"/>
            <wp:docPr id="8474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6273" name=""/>
                    <pic:cNvPicPr/>
                  </pic:nvPicPr>
                  <pic:blipFill>
                    <a:blip r:embed="rId43"/>
                    <a:stretch>
                      <a:fillRect/>
                    </a:stretch>
                  </pic:blipFill>
                  <pic:spPr>
                    <a:xfrm>
                      <a:off x="0" y="0"/>
                      <a:ext cx="5943600" cy="3874135"/>
                    </a:xfrm>
                    <a:prstGeom prst="rect">
                      <a:avLst/>
                    </a:prstGeom>
                  </pic:spPr>
                </pic:pic>
              </a:graphicData>
            </a:graphic>
          </wp:inline>
        </w:drawing>
      </w:r>
      <w:r w:rsidR="00186D89" w:rsidRPr="00186D89">
        <w:rPr>
          <w:noProof/>
        </w:rPr>
        <w:t xml:space="preserve"> </w:t>
      </w:r>
    </w:p>
    <w:p w14:paraId="2C770437" w14:textId="0B597F26" w:rsidR="004C757B" w:rsidRDefault="004C757B" w:rsidP="00003676">
      <w:pPr>
        <w:rPr>
          <w:noProof/>
        </w:rPr>
      </w:pPr>
    </w:p>
    <w:p w14:paraId="6733D631" w14:textId="527C9642" w:rsidR="004C757B" w:rsidRDefault="004C757B" w:rsidP="00003676">
      <w:pPr>
        <w:pStyle w:val="Heading2"/>
        <w:rPr>
          <w:noProof/>
        </w:rPr>
      </w:pPr>
      <w:bookmarkStart w:id="41" w:name="_Toc226570441"/>
      <w:r>
        <w:rPr>
          <w:noProof/>
        </w:rPr>
        <w:t xml:space="preserve">Appendix 4: </w:t>
      </w:r>
      <w:r w:rsidR="00FE4F32">
        <w:rPr>
          <w:noProof/>
        </w:rPr>
        <w:t>Supervisor meeting checkup</w:t>
      </w:r>
      <w:bookmarkEnd w:id="41"/>
    </w:p>
    <w:p w14:paraId="7EAD08D2" w14:textId="52997DFB" w:rsidR="00FE4F32" w:rsidRDefault="00661CA9" w:rsidP="004E1E74">
      <w:pPr>
        <w:rPr>
          <w:noProof/>
        </w:rPr>
      </w:pPr>
      <w:r w:rsidRPr="00661CA9">
        <w:rPr>
          <w:noProof/>
        </w:rPr>
        <w:drawing>
          <wp:inline distT="0" distB="0" distL="0" distR="0" wp14:anchorId="6582F53A" wp14:editId="4729B915">
            <wp:extent cx="5943600" cy="6856095"/>
            <wp:effectExtent l="0" t="0" r="0" b="1905"/>
            <wp:docPr id="141420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0716" name=""/>
                    <pic:cNvPicPr/>
                  </pic:nvPicPr>
                  <pic:blipFill>
                    <a:blip r:embed="rId44"/>
                    <a:stretch>
                      <a:fillRect/>
                    </a:stretch>
                  </pic:blipFill>
                  <pic:spPr>
                    <a:xfrm>
                      <a:off x="0" y="0"/>
                      <a:ext cx="5943600" cy="6856095"/>
                    </a:xfrm>
                    <a:prstGeom prst="rect">
                      <a:avLst/>
                    </a:prstGeom>
                  </pic:spPr>
                </pic:pic>
              </a:graphicData>
            </a:graphic>
          </wp:inline>
        </w:drawing>
      </w:r>
    </w:p>
    <w:p w14:paraId="1B128E49" w14:textId="574F9B81" w:rsidR="001028F5" w:rsidRPr="004C757B" w:rsidRDefault="001028F5" w:rsidP="004E1E74">
      <w:pPr>
        <w:rPr>
          <w:noProof/>
        </w:rPr>
      </w:pPr>
      <w:r>
        <w:rPr>
          <w:noProof/>
        </w:rPr>
        <w:t>(THIS WASN’T INCLUDED</w:t>
      </w:r>
      <w:r w:rsidR="00D24584">
        <w:rPr>
          <w:noProof/>
        </w:rPr>
        <w:t xml:space="preserve"> AS LISA HAS LET YOU PEOPLE KNOW</w:t>
      </w:r>
      <w:r>
        <w:rPr>
          <w:noProof/>
        </w:rPr>
        <w:t>)</w:t>
      </w:r>
    </w:p>
    <w:sectPr w:rsidR="001028F5" w:rsidRPr="004C757B" w:rsidSect="00DE1420">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D708" w14:textId="77777777" w:rsidR="00100240" w:rsidRDefault="00100240" w:rsidP="003A607A">
      <w:pPr>
        <w:spacing w:after="0" w:line="240" w:lineRule="auto"/>
      </w:pPr>
      <w:r>
        <w:separator/>
      </w:r>
    </w:p>
  </w:endnote>
  <w:endnote w:type="continuationSeparator" w:id="0">
    <w:p w14:paraId="1DC42B10" w14:textId="77777777" w:rsidR="00100240" w:rsidRDefault="00100240" w:rsidP="003A6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048047"/>
      <w:docPartObj>
        <w:docPartGallery w:val="Page Numbers (Bottom of Page)"/>
        <w:docPartUnique/>
      </w:docPartObj>
    </w:sdtPr>
    <w:sdtEndPr>
      <w:rPr>
        <w:noProof/>
      </w:rPr>
    </w:sdtEndPr>
    <w:sdtContent>
      <w:p w14:paraId="07D43F47" w14:textId="47BBC931" w:rsidR="003A607A" w:rsidRDefault="003A607A">
        <w:pPr>
          <w:pStyle w:val="Footer"/>
        </w:pPr>
        <w:r>
          <w:fldChar w:fldCharType="begin"/>
        </w:r>
        <w:r>
          <w:instrText xml:space="preserve"> PAGE   \* MERGEFORMAT </w:instrText>
        </w:r>
        <w:r>
          <w:fldChar w:fldCharType="separate"/>
        </w:r>
        <w:r w:rsidR="0BC3A46C">
          <w:t>2</w:t>
        </w:r>
        <w:r>
          <w:fldChar w:fldCharType="end"/>
        </w:r>
      </w:p>
    </w:sdtContent>
  </w:sdt>
  <w:p w14:paraId="2F1FEEF3" w14:textId="77777777" w:rsidR="003A607A" w:rsidRDefault="003A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DE01" w14:textId="77777777" w:rsidR="00100240" w:rsidRDefault="00100240" w:rsidP="003A607A">
      <w:pPr>
        <w:spacing w:after="0" w:line="240" w:lineRule="auto"/>
      </w:pPr>
      <w:r>
        <w:separator/>
      </w:r>
    </w:p>
  </w:footnote>
  <w:footnote w:type="continuationSeparator" w:id="0">
    <w:p w14:paraId="4E1D7262" w14:textId="77777777" w:rsidR="00100240" w:rsidRDefault="00100240" w:rsidP="003A607A">
      <w:pPr>
        <w:spacing w:after="0" w:line="240" w:lineRule="auto"/>
      </w:pPr>
      <w:r>
        <w:continuationSeparator/>
      </w:r>
    </w:p>
  </w:footnote>
  <w:footnote w:id="1">
    <w:p w14:paraId="5583D007" w14:textId="7CA9484C" w:rsidR="00A459C3" w:rsidRDefault="00706C58" w:rsidP="00A459C3">
      <w:pPr>
        <w:pStyle w:val="FootnoteText"/>
      </w:pPr>
      <w:r>
        <w:rPr>
          <w:rStyle w:val="FootnoteReference"/>
        </w:rPr>
        <w:footnoteRef/>
      </w:r>
      <w:r>
        <w:t xml:space="preserve"> </w:t>
      </w:r>
      <w:r w:rsidR="00A459C3" w:rsidRPr="00A459C3">
        <w:rPr>
          <w:b/>
          <w:bCs/>
        </w:rPr>
        <w:t>The Chad Stride:</w:t>
      </w:r>
      <w:r w:rsidR="00A459C3" w:rsidRPr="00A459C3">
        <w:t xml:space="preserve"> The Chad walks with a tiny beetle-like stride, perpetually in contrapposto like a Greek statue, with his arms constantly flailing, his back perfectly straight, always looking everyone in the eye, wearing bright neon attire and $3000 Giusepe Zanotti boots, completely immune to cold, while brutally dominating everyone around him without registering the emotions or feelings of others.</w:t>
      </w:r>
    </w:p>
    <w:p w14:paraId="38904A3C" w14:textId="367FAE7D" w:rsidR="00706C58" w:rsidRDefault="00706C58" w:rsidP="00A459C3">
      <w:pPr>
        <w:pStyle w:val="FootnoteText"/>
      </w:pPr>
    </w:p>
  </w:footnote>
  <w:footnote w:id="2">
    <w:p w14:paraId="5414C52E" w14:textId="50354092" w:rsidR="0047292B" w:rsidRDefault="00957C3A" w:rsidP="0047292B">
      <w:pPr>
        <w:pStyle w:val="FootnoteText"/>
      </w:pPr>
      <w:r>
        <w:rPr>
          <w:rStyle w:val="FootnoteReference"/>
        </w:rPr>
        <w:footnoteRef/>
      </w:r>
      <w:r>
        <w:t xml:space="preserve"> </w:t>
      </w:r>
      <w:r w:rsidR="0047292B" w:rsidRPr="0047292B">
        <w:rPr>
          <w:b/>
          <w:bCs/>
        </w:rPr>
        <w:t>The Stacy:</w:t>
      </w:r>
      <w:r w:rsidR="0047292B" w:rsidRPr="0047292B">
        <w:t xml:space="preserve"> The Stacy is a blonde woman with a naturally curvy body, perfect makeup, and sexy long hair, who carries a $2000 Gucci bag, has countless orbiters and Chads blowing up her phone, and never works a day in her life while living in luxury.</w:t>
      </w:r>
    </w:p>
    <w:p w14:paraId="78E44085" w14:textId="4B791990" w:rsidR="00957C3A" w:rsidRDefault="00957C3A" w:rsidP="006970AB">
      <w:pPr>
        <w:pStyle w:val="FootnoteText"/>
      </w:pPr>
    </w:p>
  </w:footnote>
  <w:footnote w:id="3">
    <w:p w14:paraId="4EC87DBE" w14:textId="77777777" w:rsidR="007F68CD" w:rsidRDefault="007F68CD" w:rsidP="007F68CD">
      <w:pPr>
        <w:pStyle w:val="FootnoteText"/>
      </w:pPr>
      <w:r>
        <w:rPr>
          <w:rStyle w:val="FootnoteReference"/>
        </w:rPr>
        <w:footnoteRef/>
      </w:r>
      <w:r>
        <w:t xml:space="preserve"> I want to contextualise this issue, while this has been an issue for years, with everyone being brought to social media because of COVID, had drawn people away from the real world and able to distribute memes, information at a faster rate on social media.</w:t>
      </w:r>
    </w:p>
  </w:footnote>
  <w:footnote w:id="4">
    <w:p w14:paraId="2EB6282A" w14:textId="6F3A4B99" w:rsidR="00304B3D" w:rsidRDefault="00304B3D">
      <w:pPr>
        <w:pStyle w:val="FootnoteText"/>
      </w:pPr>
      <w:r>
        <w:rPr>
          <w:rStyle w:val="FootnoteReference"/>
        </w:rPr>
        <w:footnoteRef/>
      </w:r>
      <w:r>
        <w:t xml:space="preserve"> </w:t>
      </w:r>
      <w:r w:rsidR="00286FFD">
        <w:t xml:space="preserve">This isn’t from the original channel </w:t>
      </w:r>
      <w:r w:rsidR="00646A5E">
        <w:t xml:space="preserve">where the clips come from, it’s a clip channel </w:t>
      </w:r>
      <w:r w:rsidR="00546804">
        <w:t xml:space="preserve">where they </w:t>
      </w:r>
      <w:r w:rsidR="000506DA">
        <w:t xml:space="preserve">post the content on YT which is unavailable on the main channel or locked behind a paywall from Kick.com </w:t>
      </w:r>
    </w:p>
    <w:p w14:paraId="62B4E59D" w14:textId="77777777" w:rsidR="00767C5D" w:rsidRDefault="00767C5D">
      <w:pPr>
        <w:pStyle w:val="FootnoteText"/>
      </w:pPr>
    </w:p>
  </w:footnote>
  <w:footnote w:id="5">
    <w:p w14:paraId="238F1E40" w14:textId="77777777" w:rsidR="005F5EB6" w:rsidRPr="00D91990" w:rsidRDefault="005F5EB6" w:rsidP="1E3E00DE">
      <w:pPr>
        <w:pStyle w:val="NoSpacing"/>
        <w:rPr>
          <w:rFonts w:ascii="Arial" w:hAnsi="Arial" w:cs="Arial"/>
          <w:i/>
          <w:iCs/>
          <w:sz w:val="23"/>
          <w:szCs w:val="23"/>
          <w:lang w:val="en" w:eastAsia="zh-CN"/>
        </w:rPr>
      </w:pPr>
      <w:r>
        <w:rPr>
          <w:rStyle w:val="FootnoteReference"/>
        </w:rPr>
        <w:footnoteRef/>
      </w:r>
      <w:r w:rsidR="1E3E00DE">
        <w:t xml:space="preserve"> </w:t>
      </w:r>
      <w:r w:rsidR="1E3E00DE" w:rsidRPr="7BCD95B3">
        <w:rPr>
          <w:rFonts w:ascii="Arial" w:hAnsi="Arial" w:cs="Arial"/>
          <w:b/>
          <w:bCs/>
          <w:sz w:val="20"/>
          <w:szCs w:val="20"/>
          <w:lang w:eastAsia="zh-CN"/>
        </w:rPr>
        <w:t>Fieldwork</w:t>
      </w:r>
      <w:r w:rsidR="1E3E00DE" w:rsidRPr="00DE491C">
        <w:rPr>
          <w:rFonts w:ascii="Arial" w:hAnsi="Arial" w:cs="Arial"/>
          <w:sz w:val="20"/>
          <w:szCs w:val="20"/>
          <w:lang w:eastAsia="zh-CN"/>
        </w:rPr>
        <w:t xml:space="preserve"> is ‘any work carried out by staff of students for the purposes of teaching, research or other activities while representing’ Middlesex ‘University off site’. </w:t>
      </w:r>
      <w:r w:rsidR="1E3E00DE" w:rsidRPr="1E3E00DE">
        <w:rPr>
          <w:rFonts w:ascii="Arial" w:hAnsi="Arial" w:cs="Arial"/>
          <w:i/>
          <w:iCs/>
          <w:sz w:val="20"/>
          <w:szCs w:val="20"/>
          <w:lang w:val="en" w:eastAsia="zh-CN"/>
        </w:rPr>
        <w:t>(UCEA Guidance on Health and Safety in Fieldwork 2011).</w:t>
      </w:r>
      <w:r w:rsidR="1E3E00DE" w:rsidRPr="1E3E00DE">
        <w:rPr>
          <w:rFonts w:ascii="Arial" w:hAnsi="Arial" w:cs="Arial"/>
          <w:i/>
          <w:iCs/>
          <w:sz w:val="23"/>
          <w:szCs w:val="23"/>
          <w:lang w:val="en" w:eastAsia="zh-CN"/>
        </w:rPr>
        <w:t xml:space="preserve"> </w:t>
      </w:r>
    </w:p>
    <w:p w14:paraId="44883EE3" w14:textId="77777777" w:rsidR="005F5EB6" w:rsidRPr="00DE491C" w:rsidRDefault="005F5EB6">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579269" w14:paraId="650CFAC1" w14:textId="77777777" w:rsidTr="1F579269">
      <w:trPr>
        <w:trHeight w:val="300"/>
      </w:trPr>
      <w:tc>
        <w:tcPr>
          <w:tcW w:w="3120" w:type="dxa"/>
        </w:tcPr>
        <w:p w14:paraId="3F8184C5" w14:textId="657D29E6" w:rsidR="1F579269" w:rsidRDefault="1F579269" w:rsidP="1F579269">
          <w:pPr>
            <w:pStyle w:val="Header"/>
            <w:ind w:left="-115"/>
          </w:pPr>
        </w:p>
      </w:tc>
      <w:tc>
        <w:tcPr>
          <w:tcW w:w="3120" w:type="dxa"/>
        </w:tcPr>
        <w:p w14:paraId="4105B2F9" w14:textId="08368120" w:rsidR="1F579269" w:rsidRDefault="1F579269" w:rsidP="1F579269">
          <w:pPr>
            <w:pStyle w:val="Header"/>
            <w:jc w:val="center"/>
          </w:pPr>
        </w:p>
      </w:tc>
      <w:tc>
        <w:tcPr>
          <w:tcW w:w="3120" w:type="dxa"/>
        </w:tcPr>
        <w:p w14:paraId="5B0A651C" w14:textId="40D9AFAC" w:rsidR="1F579269" w:rsidRDefault="1F579269" w:rsidP="1F579269">
          <w:pPr>
            <w:pStyle w:val="Header"/>
            <w:ind w:right="-115"/>
            <w:jc w:val="right"/>
          </w:pPr>
        </w:p>
      </w:tc>
    </w:tr>
  </w:tbl>
  <w:p w14:paraId="390357E7" w14:textId="5E46CE28" w:rsidR="1F579269" w:rsidRDefault="1F579269"/>
</w:hdr>
</file>

<file path=word/intelligence2.xml><?xml version="1.0" encoding="utf-8"?>
<int2:intelligence xmlns:int2="http://schemas.microsoft.com/office/intelligence/2020/intelligence" xmlns:oel="http://schemas.microsoft.com/office/2019/extlst">
  <int2:observations>
    <int2:textHash int2:hashCode="sM61XczrEkugQo" int2:id="BjxKQCyU">
      <int2:state int2:value="Rejected" int2:type="spell"/>
    </int2:textHash>
    <int2:textHash int2:hashCode="9f+ASs7rNe/HJn" int2:id="BtHUEw2T">
      <int2:state int2:value="Rejected" int2:type="spell"/>
    </int2:textHash>
    <int2:textHash int2:hashCode="F3t2xKW0S/YGVW" int2:id="SetaexYl">
      <int2:state int2:value="Rejected" int2:type="spell"/>
    </int2:textHash>
    <int2:textHash int2:hashCode="NAA54Iqi4uV6th" int2:id="hmQMScya">
      <int2:state int2:value="Rejected" int2:type="spell"/>
    </int2:textHash>
    <int2:textHash int2:hashCode="vT/EeHkxGnI1CN" int2:id="o05Yka3p">
      <int2:state int2:value="Rejected" int2:type="spell"/>
    </int2:textHash>
    <int2:textHash int2:hashCode="9JZSQYKbmk5fFY" int2:id="qWhv2dvQ">
      <int2:state int2:value="Rejected" int2:type="spell"/>
    </int2:textHash>
    <int2:textHash int2:hashCode="xQlsXT7AsLgYIK" int2:id="znw3Fj0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BEA"/>
    <w:multiLevelType w:val="hybridMultilevel"/>
    <w:tmpl w:val="90847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5853C3"/>
    <w:multiLevelType w:val="hybridMultilevel"/>
    <w:tmpl w:val="A818128C"/>
    <w:lvl w:ilvl="0" w:tplc="D8E20F0A">
      <w:start w:val="1"/>
      <w:numFmt w:val="bullet"/>
      <w:lvlText w:val="-"/>
      <w:lvlJc w:val="left"/>
      <w:pPr>
        <w:ind w:left="720" w:hanging="360"/>
      </w:pPr>
      <w:rPr>
        <w:rFonts w:ascii="Aptos" w:hAnsi="Aptos" w:hint="default"/>
      </w:rPr>
    </w:lvl>
    <w:lvl w:ilvl="1" w:tplc="60EE0230">
      <w:start w:val="1"/>
      <w:numFmt w:val="bullet"/>
      <w:lvlText w:val="o"/>
      <w:lvlJc w:val="left"/>
      <w:pPr>
        <w:ind w:left="1440" w:hanging="360"/>
      </w:pPr>
      <w:rPr>
        <w:rFonts w:ascii="Courier New" w:hAnsi="Courier New" w:hint="default"/>
      </w:rPr>
    </w:lvl>
    <w:lvl w:ilvl="2" w:tplc="38BA9C20">
      <w:start w:val="1"/>
      <w:numFmt w:val="bullet"/>
      <w:lvlText w:val=""/>
      <w:lvlJc w:val="left"/>
      <w:pPr>
        <w:ind w:left="2160" w:hanging="360"/>
      </w:pPr>
      <w:rPr>
        <w:rFonts w:ascii="Wingdings" w:hAnsi="Wingdings" w:hint="default"/>
      </w:rPr>
    </w:lvl>
    <w:lvl w:ilvl="3" w:tplc="EC26F916">
      <w:start w:val="1"/>
      <w:numFmt w:val="bullet"/>
      <w:lvlText w:val=""/>
      <w:lvlJc w:val="left"/>
      <w:pPr>
        <w:ind w:left="2880" w:hanging="360"/>
      </w:pPr>
      <w:rPr>
        <w:rFonts w:ascii="Symbol" w:hAnsi="Symbol" w:hint="default"/>
      </w:rPr>
    </w:lvl>
    <w:lvl w:ilvl="4" w:tplc="4828B3E2">
      <w:start w:val="1"/>
      <w:numFmt w:val="bullet"/>
      <w:lvlText w:val="o"/>
      <w:lvlJc w:val="left"/>
      <w:pPr>
        <w:ind w:left="3600" w:hanging="360"/>
      </w:pPr>
      <w:rPr>
        <w:rFonts w:ascii="Courier New" w:hAnsi="Courier New" w:hint="default"/>
      </w:rPr>
    </w:lvl>
    <w:lvl w:ilvl="5" w:tplc="52AAC2B2">
      <w:start w:val="1"/>
      <w:numFmt w:val="bullet"/>
      <w:lvlText w:val=""/>
      <w:lvlJc w:val="left"/>
      <w:pPr>
        <w:ind w:left="4320" w:hanging="360"/>
      </w:pPr>
      <w:rPr>
        <w:rFonts w:ascii="Wingdings" w:hAnsi="Wingdings" w:hint="default"/>
      </w:rPr>
    </w:lvl>
    <w:lvl w:ilvl="6" w:tplc="BD503B08">
      <w:start w:val="1"/>
      <w:numFmt w:val="bullet"/>
      <w:lvlText w:val=""/>
      <w:lvlJc w:val="left"/>
      <w:pPr>
        <w:ind w:left="5040" w:hanging="360"/>
      </w:pPr>
      <w:rPr>
        <w:rFonts w:ascii="Symbol" w:hAnsi="Symbol" w:hint="default"/>
      </w:rPr>
    </w:lvl>
    <w:lvl w:ilvl="7" w:tplc="FEA25B10">
      <w:start w:val="1"/>
      <w:numFmt w:val="bullet"/>
      <w:lvlText w:val="o"/>
      <w:lvlJc w:val="left"/>
      <w:pPr>
        <w:ind w:left="5760" w:hanging="360"/>
      </w:pPr>
      <w:rPr>
        <w:rFonts w:ascii="Courier New" w:hAnsi="Courier New" w:hint="default"/>
      </w:rPr>
    </w:lvl>
    <w:lvl w:ilvl="8" w:tplc="D0E6A782">
      <w:start w:val="1"/>
      <w:numFmt w:val="bullet"/>
      <w:lvlText w:val=""/>
      <w:lvlJc w:val="left"/>
      <w:pPr>
        <w:ind w:left="6480" w:hanging="360"/>
      </w:pPr>
      <w:rPr>
        <w:rFonts w:ascii="Wingdings" w:hAnsi="Wingdings" w:hint="default"/>
      </w:rPr>
    </w:lvl>
  </w:abstractNum>
  <w:abstractNum w:abstractNumId="2" w15:restartNumberingAfterBreak="0">
    <w:nsid w:val="0C1C46E2"/>
    <w:multiLevelType w:val="multilevel"/>
    <w:tmpl w:val="073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41EE"/>
    <w:multiLevelType w:val="multilevel"/>
    <w:tmpl w:val="313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14C96"/>
    <w:multiLevelType w:val="hybridMultilevel"/>
    <w:tmpl w:val="2E4C72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1956A0"/>
    <w:multiLevelType w:val="hybridMultilevel"/>
    <w:tmpl w:val="E3CA3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135BD6"/>
    <w:multiLevelType w:val="multilevel"/>
    <w:tmpl w:val="CE5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563F1"/>
    <w:multiLevelType w:val="multilevel"/>
    <w:tmpl w:val="E15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B46D4"/>
    <w:multiLevelType w:val="hybridMultilevel"/>
    <w:tmpl w:val="E1F64074"/>
    <w:lvl w:ilvl="0" w:tplc="7E6A09C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165E4B"/>
    <w:multiLevelType w:val="hybridMultilevel"/>
    <w:tmpl w:val="2A1CC02E"/>
    <w:lvl w:ilvl="0" w:tplc="7E6A09C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1B225F"/>
    <w:multiLevelType w:val="multilevel"/>
    <w:tmpl w:val="988A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41B8C"/>
    <w:multiLevelType w:val="multilevel"/>
    <w:tmpl w:val="EA8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B6144"/>
    <w:multiLevelType w:val="multilevel"/>
    <w:tmpl w:val="742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C70D5"/>
    <w:multiLevelType w:val="hybridMultilevel"/>
    <w:tmpl w:val="99F83146"/>
    <w:lvl w:ilvl="0" w:tplc="07E09FA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430AFD"/>
    <w:multiLevelType w:val="hybridMultilevel"/>
    <w:tmpl w:val="FFFFFFFF"/>
    <w:lvl w:ilvl="0" w:tplc="2814D6E6">
      <w:start w:val="1"/>
      <w:numFmt w:val="bullet"/>
      <w:lvlText w:val="-"/>
      <w:lvlJc w:val="left"/>
      <w:pPr>
        <w:ind w:left="720" w:hanging="360"/>
      </w:pPr>
      <w:rPr>
        <w:rFonts w:ascii="Aptos" w:hAnsi="Aptos" w:hint="default"/>
      </w:rPr>
    </w:lvl>
    <w:lvl w:ilvl="1" w:tplc="F5C062C6">
      <w:start w:val="1"/>
      <w:numFmt w:val="bullet"/>
      <w:lvlText w:val="o"/>
      <w:lvlJc w:val="left"/>
      <w:pPr>
        <w:ind w:left="1440" w:hanging="360"/>
      </w:pPr>
      <w:rPr>
        <w:rFonts w:ascii="Courier New" w:hAnsi="Courier New" w:hint="default"/>
      </w:rPr>
    </w:lvl>
    <w:lvl w:ilvl="2" w:tplc="D27EC826">
      <w:start w:val="1"/>
      <w:numFmt w:val="bullet"/>
      <w:lvlText w:val=""/>
      <w:lvlJc w:val="left"/>
      <w:pPr>
        <w:ind w:left="2160" w:hanging="360"/>
      </w:pPr>
      <w:rPr>
        <w:rFonts w:ascii="Wingdings" w:hAnsi="Wingdings" w:hint="default"/>
      </w:rPr>
    </w:lvl>
    <w:lvl w:ilvl="3" w:tplc="EDA45F4E">
      <w:start w:val="1"/>
      <w:numFmt w:val="bullet"/>
      <w:lvlText w:val=""/>
      <w:lvlJc w:val="left"/>
      <w:pPr>
        <w:ind w:left="2880" w:hanging="360"/>
      </w:pPr>
      <w:rPr>
        <w:rFonts w:ascii="Symbol" w:hAnsi="Symbol" w:hint="default"/>
      </w:rPr>
    </w:lvl>
    <w:lvl w:ilvl="4" w:tplc="94F891FE">
      <w:start w:val="1"/>
      <w:numFmt w:val="bullet"/>
      <w:lvlText w:val="o"/>
      <w:lvlJc w:val="left"/>
      <w:pPr>
        <w:ind w:left="3600" w:hanging="360"/>
      </w:pPr>
      <w:rPr>
        <w:rFonts w:ascii="Courier New" w:hAnsi="Courier New" w:hint="default"/>
      </w:rPr>
    </w:lvl>
    <w:lvl w:ilvl="5" w:tplc="3830E9DA">
      <w:start w:val="1"/>
      <w:numFmt w:val="bullet"/>
      <w:lvlText w:val=""/>
      <w:lvlJc w:val="left"/>
      <w:pPr>
        <w:ind w:left="4320" w:hanging="360"/>
      </w:pPr>
      <w:rPr>
        <w:rFonts w:ascii="Wingdings" w:hAnsi="Wingdings" w:hint="default"/>
      </w:rPr>
    </w:lvl>
    <w:lvl w:ilvl="6" w:tplc="13C60786">
      <w:start w:val="1"/>
      <w:numFmt w:val="bullet"/>
      <w:lvlText w:val=""/>
      <w:lvlJc w:val="left"/>
      <w:pPr>
        <w:ind w:left="5040" w:hanging="360"/>
      </w:pPr>
      <w:rPr>
        <w:rFonts w:ascii="Symbol" w:hAnsi="Symbol" w:hint="default"/>
      </w:rPr>
    </w:lvl>
    <w:lvl w:ilvl="7" w:tplc="0846ADFA">
      <w:start w:val="1"/>
      <w:numFmt w:val="bullet"/>
      <w:lvlText w:val="o"/>
      <w:lvlJc w:val="left"/>
      <w:pPr>
        <w:ind w:left="5760" w:hanging="360"/>
      </w:pPr>
      <w:rPr>
        <w:rFonts w:ascii="Courier New" w:hAnsi="Courier New" w:hint="default"/>
      </w:rPr>
    </w:lvl>
    <w:lvl w:ilvl="8" w:tplc="BCC8CB98">
      <w:start w:val="1"/>
      <w:numFmt w:val="bullet"/>
      <w:lvlText w:val=""/>
      <w:lvlJc w:val="left"/>
      <w:pPr>
        <w:ind w:left="6480" w:hanging="360"/>
      </w:pPr>
      <w:rPr>
        <w:rFonts w:ascii="Wingdings" w:hAnsi="Wingdings" w:hint="default"/>
      </w:rPr>
    </w:lvl>
  </w:abstractNum>
  <w:abstractNum w:abstractNumId="15" w15:restartNumberingAfterBreak="0">
    <w:nsid w:val="4AA8A894"/>
    <w:multiLevelType w:val="hybridMultilevel"/>
    <w:tmpl w:val="FFFFFFFF"/>
    <w:lvl w:ilvl="0" w:tplc="0E96DD92">
      <w:start w:val="1"/>
      <w:numFmt w:val="bullet"/>
      <w:lvlText w:val="-"/>
      <w:lvlJc w:val="left"/>
      <w:pPr>
        <w:ind w:left="720" w:hanging="360"/>
      </w:pPr>
      <w:rPr>
        <w:rFonts w:ascii="Aptos" w:hAnsi="Aptos" w:hint="default"/>
      </w:rPr>
    </w:lvl>
    <w:lvl w:ilvl="1" w:tplc="CC7C5C02">
      <w:start w:val="1"/>
      <w:numFmt w:val="bullet"/>
      <w:lvlText w:val="o"/>
      <w:lvlJc w:val="left"/>
      <w:pPr>
        <w:ind w:left="1440" w:hanging="360"/>
      </w:pPr>
      <w:rPr>
        <w:rFonts w:ascii="Courier New" w:hAnsi="Courier New" w:hint="default"/>
      </w:rPr>
    </w:lvl>
    <w:lvl w:ilvl="2" w:tplc="3C0CF00A">
      <w:start w:val="1"/>
      <w:numFmt w:val="bullet"/>
      <w:lvlText w:val=""/>
      <w:lvlJc w:val="left"/>
      <w:pPr>
        <w:ind w:left="2160" w:hanging="360"/>
      </w:pPr>
      <w:rPr>
        <w:rFonts w:ascii="Wingdings" w:hAnsi="Wingdings" w:hint="default"/>
      </w:rPr>
    </w:lvl>
    <w:lvl w:ilvl="3" w:tplc="6B94916C">
      <w:start w:val="1"/>
      <w:numFmt w:val="bullet"/>
      <w:lvlText w:val=""/>
      <w:lvlJc w:val="left"/>
      <w:pPr>
        <w:ind w:left="2880" w:hanging="360"/>
      </w:pPr>
      <w:rPr>
        <w:rFonts w:ascii="Symbol" w:hAnsi="Symbol" w:hint="default"/>
      </w:rPr>
    </w:lvl>
    <w:lvl w:ilvl="4" w:tplc="8306E896">
      <w:start w:val="1"/>
      <w:numFmt w:val="bullet"/>
      <w:lvlText w:val="o"/>
      <w:lvlJc w:val="left"/>
      <w:pPr>
        <w:ind w:left="3600" w:hanging="360"/>
      </w:pPr>
      <w:rPr>
        <w:rFonts w:ascii="Courier New" w:hAnsi="Courier New" w:hint="default"/>
      </w:rPr>
    </w:lvl>
    <w:lvl w:ilvl="5" w:tplc="81507584">
      <w:start w:val="1"/>
      <w:numFmt w:val="bullet"/>
      <w:lvlText w:val=""/>
      <w:lvlJc w:val="left"/>
      <w:pPr>
        <w:ind w:left="4320" w:hanging="360"/>
      </w:pPr>
      <w:rPr>
        <w:rFonts w:ascii="Wingdings" w:hAnsi="Wingdings" w:hint="default"/>
      </w:rPr>
    </w:lvl>
    <w:lvl w:ilvl="6" w:tplc="E200A0A2">
      <w:start w:val="1"/>
      <w:numFmt w:val="bullet"/>
      <w:lvlText w:val=""/>
      <w:lvlJc w:val="left"/>
      <w:pPr>
        <w:ind w:left="5040" w:hanging="360"/>
      </w:pPr>
      <w:rPr>
        <w:rFonts w:ascii="Symbol" w:hAnsi="Symbol" w:hint="default"/>
      </w:rPr>
    </w:lvl>
    <w:lvl w:ilvl="7" w:tplc="D24EAB6C">
      <w:start w:val="1"/>
      <w:numFmt w:val="bullet"/>
      <w:lvlText w:val="o"/>
      <w:lvlJc w:val="left"/>
      <w:pPr>
        <w:ind w:left="5760" w:hanging="360"/>
      </w:pPr>
      <w:rPr>
        <w:rFonts w:ascii="Courier New" w:hAnsi="Courier New" w:hint="default"/>
      </w:rPr>
    </w:lvl>
    <w:lvl w:ilvl="8" w:tplc="E614438A">
      <w:start w:val="1"/>
      <w:numFmt w:val="bullet"/>
      <w:lvlText w:val=""/>
      <w:lvlJc w:val="left"/>
      <w:pPr>
        <w:ind w:left="6480" w:hanging="360"/>
      </w:pPr>
      <w:rPr>
        <w:rFonts w:ascii="Wingdings" w:hAnsi="Wingdings" w:hint="default"/>
      </w:rPr>
    </w:lvl>
  </w:abstractNum>
  <w:abstractNum w:abstractNumId="16" w15:restartNumberingAfterBreak="0">
    <w:nsid w:val="4BA70767"/>
    <w:multiLevelType w:val="hybridMultilevel"/>
    <w:tmpl w:val="6144D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BC1351"/>
    <w:multiLevelType w:val="hybridMultilevel"/>
    <w:tmpl w:val="8D36F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061E95"/>
    <w:multiLevelType w:val="multilevel"/>
    <w:tmpl w:val="D6B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F0B77"/>
    <w:multiLevelType w:val="hybridMultilevel"/>
    <w:tmpl w:val="E7181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D2103E"/>
    <w:multiLevelType w:val="multilevel"/>
    <w:tmpl w:val="A81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87B10"/>
    <w:multiLevelType w:val="hybridMultilevel"/>
    <w:tmpl w:val="E49E1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F54338"/>
    <w:multiLevelType w:val="hybridMultilevel"/>
    <w:tmpl w:val="FF587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40A0A9"/>
    <w:multiLevelType w:val="hybridMultilevel"/>
    <w:tmpl w:val="FFFFFFFF"/>
    <w:lvl w:ilvl="0" w:tplc="AE6CF968">
      <w:start w:val="1"/>
      <w:numFmt w:val="bullet"/>
      <w:lvlText w:val="-"/>
      <w:lvlJc w:val="left"/>
      <w:pPr>
        <w:ind w:left="720" w:hanging="360"/>
      </w:pPr>
      <w:rPr>
        <w:rFonts w:ascii="Aptos" w:hAnsi="Aptos" w:hint="default"/>
      </w:rPr>
    </w:lvl>
    <w:lvl w:ilvl="1" w:tplc="CE984D52">
      <w:start w:val="1"/>
      <w:numFmt w:val="bullet"/>
      <w:lvlText w:val="o"/>
      <w:lvlJc w:val="left"/>
      <w:pPr>
        <w:ind w:left="1440" w:hanging="360"/>
      </w:pPr>
      <w:rPr>
        <w:rFonts w:ascii="Courier New" w:hAnsi="Courier New" w:hint="default"/>
      </w:rPr>
    </w:lvl>
    <w:lvl w:ilvl="2" w:tplc="C8A4CBE2">
      <w:start w:val="1"/>
      <w:numFmt w:val="bullet"/>
      <w:lvlText w:val=""/>
      <w:lvlJc w:val="left"/>
      <w:pPr>
        <w:ind w:left="2160" w:hanging="360"/>
      </w:pPr>
      <w:rPr>
        <w:rFonts w:ascii="Wingdings" w:hAnsi="Wingdings" w:hint="default"/>
      </w:rPr>
    </w:lvl>
    <w:lvl w:ilvl="3" w:tplc="595694F8">
      <w:start w:val="1"/>
      <w:numFmt w:val="bullet"/>
      <w:lvlText w:val=""/>
      <w:lvlJc w:val="left"/>
      <w:pPr>
        <w:ind w:left="2880" w:hanging="360"/>
      </w:pPr>
      <w:rPr>
        <w:rFonts w:ascii="Symbol" w:hAnsi="Symbol" w:hint="default"/>
      </w:rPr>
    </w:lvl>
    <w:lvl w:ilvl="4" w:tplc="7152B79E">
      <w:start w:val="1"/>
      <w:numFmt w:val="bullet"/>
      <w:lvlText w:val="o"/>
      <w:lvlJc w:val="left"/>
      <w:pPr>
        <w:ind w:left="3600" w:hanging="360"/>
      </w:pPr>
      <w:rPr>
        <w:rFonts w:ascii="Courier New" w:hAnsi="Courier New" w:hint="default"/>
      </w:rPr>
    </w:lvl>
    <w:lvl w:ilvl="5" w:tplc="BE74236A">
      <w:start w:val="1"/>
      <w:numFmt w:val="bullet"/>
      <w:lvlText w:val=""/>
      <w:lvlJc w:val="left"/>
      <w:pPr>
        <w:ind w:left="4320" w:hanging="360"/>
      </w:pPr>
      <w:rPr>
        <w:rFonts w:ascii="Wingdings" w:hAnsi="Wingdings" w:hint="default"/>
      </w:rPr>
    </w:lvl>
    <w:lvl w:ilvl="6" w:tplc="E7F8AAFC">
      <w:start w:val="1"/>
      <w:numFmt w:val="bullet"/>
      <w:lvlText w:val=""/>
      <w:lvlJc w:val="left"/>
      <w:pPr>
        <w:ind w:left="5040" w:hanging="360"/>
      </w:pPr>
      <w:rPr>
        <w:rFonts w:ascii="Symbol" w:hAnsi="Symbol" w:hint="default"/>
      </w:rPr>
    </w:lvl>
    <w:lvl w:ilvl="7" w:tplc="02F60D2A">
      <w:start w:val="1"/>
      <w:numFmt w:val="bullet"/>
      <w:lvlText w:val="o"/>
      <w:lvlJc w:val="left"/>
      <w:pPr>
        <w:ind w:left="5760" w:hanging="360"/>
      </w:pPr>
      <w:rPr>
        <w:rFonts w:ascii="Courier New" w:hAnsi="Courier New" w:hint="default"/>
      </w:rPr>
    </w:lvl>
    <w:lvl w:ilvl="8" w:tplc="8A80DE74">
      <w:start w:val="1"/>
      <w:numFmt w:val="bullet"/>
      <w:lvlText w:val=""/>
      <w:lvlJc w:val="left"/>
      <w:pPr>
        <w:ind w:left="6480" w:hanging="360"/>
      </w:pPr>
      <w:rPr>
        <w:rFonts w:ascii="Wingdings" w:hAnsi="Wingdings" w:hint="default"/>
      </w:rPr>
    </w:lvl>
  </w:abstractNum>
  <w:abstractNum w:abstractNumId="24" w15:restartNumberingAfterBreak="0">
    <w:nsid w:val="7945ECFE"/>
    <w:multiLevelType w:val="hybridMultilevel"/>
    <w:tmpl w:val="FFFFFFFF"/>
    <w:lvl w:ilvl="0" w:tplc="727C884C">
      <w:start w:val="1"/>
      <w:numFmt w:val="decimal"/>
      <w:lvlText w:val="%1."/>
      <w:lvlJc w:val="left"/>
      <w:pPr>
        <w:ind w:left="720" w:hanging="360"/>
      </w:pPr>
    </w:lvl>
    <w:lvl w:ilvl="1" w:tplc="67EEA554">
      <w:start w:val="1"/>
      <w:numFmt w:val="lowerLetter"/>
      <w:lvlText w:val="%2."/>
      <w:lvlJc w:val="left"/>
      <w:pPr>
        <w:ind w:left="1440" w:hanging="360"/>
      </w:pPr>
    </w:lvl>
    <w:lvl w:ilvl="2" w:tplc="2A9C19F8">
      <w:start w:val="1"/>
      <w:numFmt w:val="lowerRoman"/>
      <w:lvlText w:val="%3."/>
      <w:lvlJc w:val="right"/>
      <w:pPr>
        <w:ind w:left="2160" w:hanging="180"/>
      </w:pPr>
    </w:lvl>
    <w:lvl w:ilvl="3" w:tplc="8B1AD8FE">
      <w:start w:val="1"/>
      <w:numFmt w:val="decimal"/>
      <w:lvlText w:val="%4."/>
      <w:lvlJc w:val="left"/>
      <w:pPr>
        <w:ind w:left="2880" w:hanging="360"/>
      </w:pPr>
    </w:lvl>
    <w:lvl w:ilvl="4" w:tplc="45F2B5C8">
      <w:start w:val="1"/>
      <w:numFmt w:val="lowerLetter"/>
      <w:lvlText w:val="%5."/>
      <w:lvlJc w:val="left"/>
      <w:pPr>
        <w:ind w:left="3600" w:hanging="360"/>
      </w:pPr>
    </w:lvl>
    <w:lvl w:ilvl="5" w:tplc="5F547654">
      <w:start w:val="1"/>
      <w:numFmt w:val="lowerRoman"/>
      <w:lvlText w:val="%6."/>
      <w:lvlJc w:val="right"/>
      <w:pPr>
        <w:ind w:left="4320" w:hanging="180"/>
      </w:pPr>
    </w:lvl>
    <w:lvl w:ilvl="6" w:tplc="F1CC9E74">
      <w:start w:val="1"/>
      <w:numFmt w:val="decimal"/>
      <w:lvlText w:val="%7."/>
      <w:lvlJc w:val="left"/>
      <w:pPr>
        <w:ind w:left="5040" w:hanging="360"/>
      </w:pPr>
    </w:lvl>
    <w:lvl w:ilvl="7" w:tplc="61BAAC5A">
      <w:start w:val="1"/>
      <w:numFmt w:val="lowerLetter"/>
      <w:lvlText w:val="%8."/>
      <w:lvlJc w:val="left"/>
      <w:pPr>
        <w:ind w:left="5760" w:hanging="360"/>
      </w:pPr>
    </w:lvl>
    <w:lvl w:ilvl="8" w:tplc="904E7730">
      <w:start w:val="1"/>
      <w:numFmt w:val="lowerRoman"/>
      <w:lvlText w:val="%9."/>
      <w:lvlJc w:val="right"/>
      <w:pPr>
        <w:ind w:left="6480" w:hanging="180"/>
      </w:pPr>
    </w:lvl>
  </w:abstractNum>
  <w:num w:numId="1" w16cid:durableId="2009214368">
    <w:abstractNumId w:val="15"/>
  </w:num>
  <w:num w:numId="2" w16cid:durableId="846286758">
    <w:abstractNumId w:val="23"/>
  </w:num>
  <w:num w:numId="3" w16cid:durableId="1053696304">
    <w:abstractNumId w:val="14"/>
  </w:num>
  <w:num w:numId="4" w16cid:durableId="1417021945">
    <w:abstractNumId w:val="24"/>
  </w:num>
  <w:num w:numId="5" w16cid:durableId="324016562">
    <w:abstractNumId w:val="0"/>
  </w:num>
  <w:num w:numId="6" w16cid:durableId="1979409786">
    <w:abstractNumId w:val="9"/>
  </w:num>
  <w:num w:numId="7" w16cid:durableId="82843917">
    <w:abstractNumId w:val="6"/>
  </w:num>
  <w:num w:numId="8" w16cid:durableId="2075004565">
    <w:abstractNumId w:val="8"/>
  </w:num>
  <w:num w:numId="9" w16cid:durableId="4332520">
    <w:abstractNumId w:val="17"/>
  </w:num>
  <w:num w:numId="10" w16cid:durableId="549414121">
    <w:abstractNumId w:val="4"/>
  </w:num>
  <w:num w:numId="11" w16cid:durableId="1685984537">
    <w:abstractNumId w:val="5"/>
  </w:num>
  <w:num w:numId="12" w16cid:durableId="735978416">
    <w:abstractNumId w:val="16"/>
  </w:num>
  <w:num w:numId="13" w16cid:durableId="218176849">
    <w:abstractNumId w:val="19"/>
  </w:num>
  <w:num w:numId="14" w16cid:durableId="321206438">
    <w:abstractNumId w:val="13"/>
  </w:num>
  <w:num w:numId="15" w16cid:durableId="181893531">
    <w:abstractNumId w:val="21"/>
  </w:num>
  <w:num w:numId="16" w16cid:durableId="1652907851">
    <w:abstractNumId w:val="22"/>
  </w:num>
  <w:num w:numId="17" w16cid:durableId="1122187240">
    <w:abstractNumId w:val="1"/>
  </w:num>
  <w:num w:numId="18" w16cid:durableId="62342622">
    <w:abstractNumId w:val="2"/>
  </w:num>
  <w:num w:numId="19" w16cid:durableId="642541028">
    <w:abstractNumId w:val="7"/>
  </w:num>
  <w:num w:numId="20" w16cid:durableId="2044864693">
    <w:abstractNumId w:val="11"/>
  </w:num>
  <w:num w:numId="21" w16cid:durableId="247156978">
    <w:abstractNumId w:val="20"/>
  </w:num>
  <w:num w:numId="22" w16cid:durableId="201022951">
    <w:abstractNumId w:val="3"/>
  </w:num>
  <w:num w:numId="23" w16cid:durableId="1277253744">
    <w:abstractNumId w:val="12"/>
  </w:num>
  <w:num w:numId="24" w16cid:durableId="582834700">
    <w:abstractNumId w:val="10"/>
  </w:num>
  <w:num w:numId="25" w16cid:durableId="17109539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proofState w:spelling="clean" w:grammar="clean"/>
  <w:revisionView w:inkAnnotations="0"/>
  <w:defaultTabStop w:val="720"/>
  <w:defaultTableStyle w:val="TableGrid"/>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CE9360"/>
    <w:rsid w:val="00000274"/>
    <w:rsid w:val="000004C5"/>
    <w:rsid w:val="00000794"/>
    <w:rsid w:val="00002359"/>
    <w:rsid w:val="00002C91"/>
    <w:rsid w:val="00003676"/>
    <w:rsid w:val="000043C8"/>
    <w:rsid w:val="000046D3"/>
    <w:rsid w:val="00005191"/>
    <w:rsid w:val="000056C4"/>
    <w:rsid w:val="000058C2"/>
    <w:rsid w:val="000063FA"/>
    <w:rsid w:val="00007879"/>
    <w:rsid w:val="00010B59"/>
    <w:rsid w:val="00010D0C"/>
    <w:rsid w:val="0001111C"/>
    <w:rsid w:val="00011481"/>
    <w:rsid w:val="00011A6F"/>
    <w:rsid w:val="00011AC4"/>
    <w:rsid w:val="00013383"/>
    <w:rsid w:val="00013688"/>
    <w:rsid w:val="0001400B"/>
    <w:rsid w:val="0001410F"/>
    <w:rsid w:val="00014B92"/>
    <w:rsid w:val="00015338"/>
    <w:rsid w:val="00016611"/>
    <w:rsid w:val="0001681C"/>
    <w:rsid w:val="00016E9F"/>
    <w:rsid w:val="000175F8"/>
    <w:rsid w:val="00020C91"/>
    <w:rsid w:val="000222DD"/>
    <w:rsid w:val="00023913"/>
    <w:rsid w:val="00023C97"/>
    <w:rsid w:val="000245B0"/>
    <w:rsid w:val="00025EA7"/>
    <w:rsid w:val="0002619C"/>
    <w:rsid w:val="0002626C"/>
    <w:rsid w:val="00026965"/>
    <w:rsid w:val="00026C96"/>
    <w:rsid w:val="00030497"/>
    <w:rsid w:val="00030906"/>
    <w:rsid w:val="0003097C"/>
    <w:rsid w:val="000313CC"/>
    <w:rsid w:val="0003141D"/>
    <w:rsid w:val="00031E94"/>
    <w:rsid w:val="0003217C"/>
    <w:rsid w:val="0003296A"/>
    <w:rsid w:val="0003368F"/>
    <w:rsid w:val="00033BEF"/>
    <w:rsid w:val="00033E30"/>
    <w:rsid w:val="0003437F"/>
    <w:rsid w:val="000356EE"/>
    <w:rsid w:val="000358B7"/>
    <w:rsid w:val="00035E64"/>
    <w:rsid w:val="0003798B"/>
    <w:rsid w:val="0004015B"/>
    <w:rsid w:val="00040997"/>
    <w:rsid w:val="00040D9E"/>
    <w:rsid w:val="00041ACD"/>
    <w:rsid w:val="00041AE2"/>
    <w:rsid w:val="00041BC2"/>
    <w:rsid w:val="00041F56"/>
    <w:rsid w:val="00042913"/>
    <w:rsid w:val="0004461C"/>
    <w:rsid w:val="00044894"/>
    <w:rsid w:val="00046477"/>
    <w:rsid w:val="00046573"/>
    <w:rsid w:val="00046585"/>
    <w:rsid w:val="00046706"/>
    <w:rsid w:val="00047643"/>
    <w:rsid w:val="000479AC"/>
    <w:rsid w:val="000479F8"/>
    <w:rsid w:val="00047C31"/>
    <w:rsid w:val="000506DA"/>
    <w:rsid w:val="00050869"/>
    <w:rsid w:val="00050B79"/>
    <w:rsid w:val="00051A1C"/>
    <w:rsid w:val="00052311"/>
    <w:rsid w:val="00052596"/>
    <w:rsid w:val="00052B23"/>
    <w:rsid w:val="00055B1C"/>
    <w:rsid w:val="00056439"/>
    <w:rsid w:val="00056DB7"/>
    <w:rsid w:val="00056F9C"/>
    <w:rsid w:val="00057A26"/>
    <w:rsid w:val="0006027F"/>
    <w:rsid w:val="0006034D"/>
    <w:rsid w:val="00060444"/>
    <w:rsid w:val="00060C55"/>
    <w:rsid w:val="00061454"/>
    <w:rsid w:val="000614F9"/>
    <w:rsid w:val="00061CE1"/>
    <w:rsid w:val="00062597"/>
    <w:rsid w:val="0006352F"/>
    <w:rsid w:val="00064EB4"/>
    <w:rsid w:val="00065297"/>
    <w:rsid w:val="00066787"/>
    <w:rsid w:val="00070738"/>
    <w:rsid w:val="0007096C"/>
    <w:rsid w:val="0007333D"/>
    <w:rsid w:val="00073FB9"/>
    <w:rsid w:val="000745BB"/>
    <w:rsid w:val="00074905"/>
    <w:rsid w:val="0007576D"/>
    <w:rsid w:val="00075A86"/>
    <w:rsid w:val="00075C49"/>
    <w:rsid w:val="00076566"/>
    <w:rsid w:val="00076819"/>
    <w:rsid w:val="00076E2E"/>
    <w:rsid w:val="00077602"/>
    <w:rsid w:val="000807EC"/>
    <w:rsid w:val="00080F67"/>
    <w:rsid w:val="00081D75"/>
    <w:rsid w:val="00082514"/>
    <w:rsid w:val="00082F25"/>
    <w:rsid w:val="00083786"/>
    <w:rsid w:val="00084FF8"/>
    <w:rsid w:val="000872DF"/>
    <w:rsid w:val="00090158"/>
    <w:rsid w:val="0009138D"/>
    <w:rsid w:val="00091AF0"/>
    <w:rsid w:val="00091E56"/>
    <w:rsid w:val="00091E5C"/>
    <w:rsid w:val="00092A3B"/>
    <w:rsid w:val="000935C4"/>
    <w:rsid w:val="00093981"/>
    <w:rsid w:val="0009445A"/>
    <w:rsid w:val="00095259"/>
    <w:rsid w:val="000969E6"/>
    <w:rsid w:val="00096DDC"/>
    <w:rsid w:val="00096E39"/>
    <w:rsid w:val="000979EE"/>
    <w:rsid w:val="00097A63"/>
    <w:rsid w:val="000A01CC"/>
    <w:rsid w:val="000A0CCA"/>
    <w:rsid w:val="000A0E8E"/>
    <w:rsid w:val="000A109E"/>
    <w:rsid w:val="000A10BB"/>
    <w:rsid w:val="000A1350"/>
    <w:rsid w:val="000A1B56"/>
    <w:rsid w:val="000A2B4E"/>
    <w:rsid w:val="000A31A2"/>
    <w:rsid w:val="000A3CBC"/>
    <w:rsid w:val="000A3DD7"/>
    <w:rsid w:val="000A4BAA"/>
    <w:rsid w:val="000A4F0E"/>
    <w:rsid w:val="000A582E"/>
    <w:rsid w:val="000A5E27"/>
    <w:rsid w:val="000A7416"/>
    <w:rsid w:val="000A78B3"/>
    <w:rsid w:val="000A7CC9"/>
    <w:rsid w:val="000A7F37"/>
    <w:rsid w:val="000B0E76"/>
    <w:rsid w:val="000B14F7"/>
    <w:rsid w:val="000B2B4D"/>
    <w:rsid w:val="000B3D7A"/>
    <w:rsid w:val="000B4A83"/>
    <w:rsid w:val="000B52A8"/>
    <w:rsid w:val="000B53C4"/>
    <w:rsid w:val="000B53CD"/>
    <w:rsid w:val="000B5A62"/>
    <w:rsid w:val="000B6589"/>
    <w:rsid w:val="000B68A9"/>
    <w:rsid w:val="000B717F"/>
    <w:rsid w:val="000B7959"/>
    <w:rsid w:val="000B7CCC"/>
    <w:rsid w:val="000C013D"/>
    <w:rsid w:val="000C0349"/>
    <w:rsid w:val="000C0880"/>
    <w:rsid w:val="000C14C4"/>
    <w:rsid w:val="000C3101"/>
    <w:rsid w:val="000C410B"/>
    <w:rsid w:val="000C48EC"/>
    <w:rsid w:val="000C4C1B"/>
    <w:rsid w:val="000C4D23"/>
    <w:rsid w:val="000C5648"/>
    <w:rsid w:val="000C6127"/>
    <w:rsid w:val="000C648B"/>
    <w:rsid w:val="000C7216"/>
    <w:rsid w:val="000C758E"/>
    <w:rsid w:val="000C78CB"/>
    <w:rsid w:val="000D0184"/>
    <w:rsid w:val="000D0F96"/>
    <w:rsid w:val="000D12D2"/>
    <w:rsid w:val="000D1800"/>
    <w:rsid w:val="000D1A40"/>
    <w:rsid w:val="000D2E0F"/>
    <w:rsid w:val="000D3624"/>
    <w:rsid w:val="000D3C4B"/>
    <w:rsid w:val="000D5DB0"/>
    <w:rsid w:val="000D60F5"/>
    <w:rsid w:val="000D6883"/>
    <w:rsid w:val="000D6AC9"/>
    <w:rsid w:val="000D7DD3"/>
    <w:rsid w:val="000E013F"/>
    <w:rsid w:val="000E06AE"/>
    <w:rsid w:val="000E1272"/>
    <w:rsid w:val="000E1C4A"/>
    <w:rsid w:val="000E31F8"/>
    <w:rsid w:val="000E3354"/>
    <w:rsid w:val="000E38BD"/>
    <w:rsid w:val="000E3BC8"/>
    <w:rsid w:val="000E41E3"/>
    <w:rsid w:val="000E4256"/>
    <w:rsid w:val="000E4366"/>
    <w:rsid w:val="000E46EE"/>
    <w:rsid w:val="000E4E40"/>
    <w:rsid w:val="000E5302"/>
    <w:rsid w:val="000E5389"/>
    <w:rsid w:val="000E57D6"/>
    <w:rsid w:val="000E6091"/>
    <w:rsid w:val="000E6882"/>
    <w:rsid w:val="000E717D"/>
    <w:rsid w:val="000E78A7"/>
    <w:rsid w:val="000F0437"/>
    <w:rsid w:val="000F1A7C"/>
    <w:rsid w:val="000F1A9F"/>
    <w:rsid w:val="000F1C89"/>
    <w:rsid w:val="000F1D04"/>
    <w:rsid w:val="000F24CC"/>
    <w:rsid w:val="000F3292"/>
    <w:rsid w:val="000F370E"/>
    <w:rsid w:val="000F38E4"/>
    <w:rsid w:val="000F40EA"/>
    <w:rsid w:val="000F483C"/>
    <w:rsid w:val="000F6707"/>
    <w:rsid w:val="000F6DD7"/>
    <w:rsid w:val="000F6EBC"/>
    <w:rsid w:val="00100240"/>
    <w:rsid w:val="001007F2"/>
    <w:rsid w:val="00100B08"/>
    <w:rsid w:val="00100C98"/>
    <w:rsid w:val="00100D3C"/>
    <w:rsid w:val="00101C84"/>
    <w:rsid w:val="00102736"/>
    <w:rsid w:val="001028F5"/>
    <w:rsid w:val="00104245"/>
    <w:rsid w:val="001042BC"/>
    <w:rsid w:val="00105755"/>
    <w:rsid w:val="00106C6D"/>
    <w:rsid w:val="00106CEE"/>
    <w:rsid w:val="001072A6"/>
    <w:rsid w:val="001104B3"/>
    <w:rsid w:val="001108D4"/>
    <w:rsid w:val="00110EB8"/>
    <w:rsid w:val="00111675"/>
    <w:rsid w:val="00111848"/>
    <w:rsid w:val="00113168"/>
    <w:rsid w:val="001141C5"/>
    <w:rsid w:val="0011443D"/>
    <w:rsid w:val="00114555"/>
    <w:rsid w:val="001149F3"/>
    <w:rsid w:val="00114F6B"/>
    <w:rsid w:val="001155B7"/>
    <w:rsid w:val="00115D97"/>
    <w:rsid w:val="00115DF9"/>
    <w:rsid w:val="00116388"/>
    <w:rsid w:val="001167F1"/>
    <w:rsid w:val="00117D5C"/>
    <w:rsid w:val="00120CFF"/>
    <w:rsid w:val="00120D2A"/>
    <w:rsid w:val="001210F7"/>
    <w:rsid w:val="00121C64"/>
    <w:rsid w:val="00122558"/>
    <w:rsid w:val="001226A5"/>
    <w:rsid w:val="00122826"/>
    <w:rsid w:val="001233CD"/>
    <w:rsid w:val="0012418A"/>
    <w:rsid w:val="00124271"/>
    <w:rsid w:val="001245E9"/>
    <w:rsid w:val="00124712"/>
    <w:rsid w:val="001259A1"/>
    <w:rsid w:val="00125C80"/>
    <w:rsid w:val="001264E2"/>
    <w:rsid w:val="001307BB"/>
    <w:rsid w:val="00130B62"/>
    <w:rsid w:val="00130EE6"/>
    <w:rsid w:val="00132909"/>
    <w:rsid w:val="00132957"/>
    <w:rsid w:val="001329FC"/>
    <w:rsid w:val="00132E64"/>
    <w:rsid w:val="00132EAA"/>
    <w:rsid w:val="00133395"/>
    <w:rsid w:val="00133753"/>
    <w:rsid w:val="00133868"/>
    <w:rsid w:val="00133E2E"/>
    <w:rsid w:val="0013495C"/>
    <w:rsid w:val="00134D33"/>
    <w:rsid w:val="0013592D"/>
    <w:rsid w:val="00135C5C"/>
    <w:rsid w:val="00136058"/>
    <w:rsid w:val="00137BE4"/>
    <w:rsid w:val="00137C7C"/>
    <w:rsid w:val="001403C4"/>
    <w:rsid w:val="00140F2B"/>
    <w:rsid w:val="00141F8B"/>
    <w:rsid w:val="00142717"/>
    <w:rsid w:val="00142B2E"/>
    <w:rsid w:val="00142DB5"/>
    <w:rsid w:val="00142E7C"/>
    <w:rsid w:val="00143CAF"/>
    <w:rsid w:val="001440C5"/>
    <w:rsid w:val="0014431E"/>
    <w:rsid w:val="001447C1"/>
    <w:rsid w:val="00144EE3"/>
    <w:rsid w:val="001458BC"/>
    <w:rsid w:val="001463FA"/>
    <w:rsid w:val="00146A89"/>
    <w:rsid w:val="00147340"/>
    <w:rsid w:val="00147F73"/>
    <w:rsid w:val="001507DB"/>
    <w:rsid w:val="001511F1"/>
    <w:rsid w:val="00151994"/>
    <w:rsid w:val="00151FCD"/>
    <w:rsid w:val="0015208A"/>
    <w:rsid w:val="0015258D"/>
    <w:rsid w:val="00153251"/>
    <w:rsid w:val="00153707"/>
    <w:rsid w:val="00153A66"/>
    <w:rsid w:val="00153AFC"/>
    <w:rsid w:val="0015402F"/>
    <w:rsid w:val="001543E9"/>
    <w:rsid w:val="001545B7"/>
    <w:rsid w:val="00155628"/>
    <w:rsid w:val="00155C47"/>
    <w:rsid w:val="001560F5"/>
    <w:rsid w:val="00156DAE"/>
    <w:rsid w:val="00157B51"/>
    <w:rsid w:val="001609B5"/>
    <w:rsid w:val="00160B6B"/>
    <w:rsid w:val="00160F99"/>
    <w:rsid w:val="001611F1"/>
    <w:rsid w:val="00161209"/>
    <w:rsid w:val="00162F4B"/>
    <w:rsid w:val="00163DE8"/>
    <w:rsid w:val="001645E8"/>
    <w:rsid w:val="00164C5B"/>
    <w:rsid w:val="00165681"/>
    <w:rsid w:val="001661E0"/>
    <w:rsid w:val="00167523"/>
    <w:rsid w:val="00167B5E"/>
    <w:rsid w:val="00170AAF"/>
    <w:rsid w:val="001718D4"/>
    <w:rsid w:val="0017192A"/>
    <w:rsid w:val="001720D9"/>
    <w:rsid w:val="00172F73"/>
    <w:rsid w:val="001748D3"/>
    <w:rsid w:val="00174EDA"/>
    <w:rsid w:val="00174FE9"/>
    <w:rsid w:val="001750EE"/>
    <w:rsid w:val="0017596B"/>
    <w:rsid w:val="001759E1"/>
    <w:rsid w:val="00175D59"/>
    <w:rsid w:val="001760A6"/>
    <w:rsid w:val="00176862"/>
    <w:rsid w:val="001768C8"/>
    <w:rsid w:val="00176A52"/>
    <w:rsid w:val="001773B1"/>
    <w:rsid w:val="00177831"/>
    <w:rsid w:val="0017787E"/>
    <w:rsid w:val="00177BDF"/>
    <w:rsid w:val="001804A3"/>
    <w:rsid w:val="00180753"/>
    <w:rsid w:val="00181771"/>
    <w:rsid w:val="001818DD"/>
    <w:rsid w:val="0018488D"/>
    <w:rsid w:val="00184E1F"/>
    <w:rsid w:val="00185C5C"/>
    <w:rsid w:val="00185F77"/>
    <w:rsid w:val="001865A0"/>
    <w:rsid w:val="00186D89"/>
    <w:rsid w:val="001870EA"/>
    <w:rsid w:val="00187809"/>
    <w:rsid w:val="0018C45B"/>
    <w:rsid w:val="0019001E"/>
    <w:rsid w:val="0019029A"/>
    <w:rsid w:val="00191462"/>
    <w:rsid w:val="00191D36"/>
    <w:rsid w:val="001929CC"/>
    <w:rsid w:val="00192A5E"/>
    <w:rsid w:val="001934EE"/>
    <w:rsid w:val="0019361B"/>
    <w:rsid w:val="001937B1"/>
    <w:rsid w:val="00193EE7"/>
    <w:rsid w:val="001942CB"/>
    <w:rsid w:val="001947FE"/>
    <w:rsid w:val="00194F3B"/>
    <w:rsid w:val="0019631F"/>
    <w:rsid w:val="001966B4"/>
    <w:rsid w:val="001972C5"/>
    <w:rsid w:val="00197A7C"/>
    <w:rsid w:val="001A03F3"/>
    <w:rsid w:val="001A0912"/>
    <w:rsid w:val="001A0E32"/>
    <w:rsid w:val="001A1DF1"/>
    <w:rsid w:val="001A2BD7"/>
    <w:rsid w:val="001A2E35"/>
    <w:rsid w:val="001A3182"/>
    <w:rsid w:val="001A319B"/>
    <w:rsid w:val="001A44A1"/>
    <w:rsid w:val="001A47FC"/>
    <w:rsid w:val="001A48BA"/>
    <w:rsid w:val="001A5190"/>
    <w:rsid w:val="001A5A0C"/>
    <w:rsid w:val="001A5B92"/>
    <w:rsid w:val="001A7439"/>
    <w:rsid w:val="001B0C1E"/>
    <w:rsid w:val="001B17E0"/>
    <w:rsid w:val="001B237A"/>
    <w:rsid w:val="001B2A4E"/>
    <w:rsid w:val="001B4473"/>
    <w:rsid w:val="001B5EFF"/>
    <w:rsid w:val="001B5FBF"/>
    <w:rsid w:val="001B6207"/>
    <w:rsid w:val="001B64F2"/>
    <w:rsid w:val="001B6947"/>
    <w:rsid w:val="001B69B2"/>
    <w:rsid w:val="001B6CA5"/>
    <w:rsid w:val="001B7136"/>
    <w:rsid w:val="001B7AF5"/>
    <w:rsid w:val="001B7BB2"/>
    <w:rsid w:val="001C078A"/>
    <w:rsid w:val="001C0B88"/>
    <w:rsid w:val="001C1C40"/>
    <w:rsid w:val="001C22A7"/>
    <w:rsid w:val="001C2F00"/>
    <w:rsid w:val="001C31C0"/>
    <w:rsid w:val="001C3994"/>
    <w:rsid w:val="001C464A"/>
    <w:rsid w:val="001C5A88"/>
    <w:rsid w:val="001C715F"/>
    <w:rsid w:val="001C7661"/>
    <w:rsid w:val="001C78D4"/>
    <w:rsid w:val="001D1539"/>
    <w:rsid w:val="001D1788"/>
    <w:rsid w:val="001D1E0B"/>
    <w:rsid w:val="001D22E7"/>
    <w:rsid w:val="001D29BC"/>
    <w:rsid w:val="001D2B77"/>
    <w:rsid w:val="001D3224"/>
    <w:rsid w:val="001D3350"/>
    <w:rsid w:val="001D3669"/>
    <w:rsid w:val="001D3868"/>
    <w:rsid w:val="001D3E30"/>
    <w:rsid w:val="001D468C"/>
    <w:rsid w:val="001D4E01"/>
    <w:rsid w:val="001D5F3A"/>
    <w:rsid w:val="001D639E"/>
    <w:rsid w:val="001D66E6"/>
    <w:rsid w:val="001D6BBB"/>
    <w:rsid w:val="001D7448"/>
    <w:rsid w:val="001D7A52"/>
    <w:rsid w:val="001E03F0"/>
    <w:rsid w:val="001E0EE8"/>
    <w:rsid w:val="001E2269"/>
    <w:rsid w:val="001E2A8F"/>
    <w:rsid w:val="001E406F"/>
    <w:rsid w:val="001E5F4B"/>
    <w:rsid w:val="001E5FBD"/>
    <w:rsid w:val="001E73D6"/>
    <w:rsid w:val="001E7D92"/>
    <w:rsid w:val="001E7F8E"/>
    <w:rsid w:val="001F0163"/>
    <w:rsid w:val="001F02F8"/>
    <w:rsid w:val="001F07C3"/>
    <w:rsid w:val="001F112D"/>
    <w:rsid w:val="001F236E"/>
    <w:rsid w:val="001F2FEA"/>
    <w:rsid w:val="001F3033"/>
    <w:rsid w:val="001F39FA"/>
    <w:rsid w:val="001F4E7B"/>
    <w:rsid w:val="001F5749"/>
    <w:rsid w:val="001F59B1"/>
    <w:rsid w:val="001F719A"/>
    <w:rsid w:val="001F7532"/>
    <w:rsid w:val="001F753A"/>
    <w:rsid w:val="001F757D"/>
    <w:rsid w:val="001F7C18"/>
    <w:rsid w:val="0020218D"/>
    <w:rsid w:val="00202535"/>
    <w:rsid w:val="0020357E"/>
    <w:rsid w:val="00203A2E"/>
    <w:rsid w:val="002051EA"/>
    <w:rsid w:val="0020561E"/>
    <w:rsid w:val="00205EEB"/>
    <w:rsid w:val="00206373"/>
    <w:rsid w:val="00206399"/>
    <w:rsid w:val="002064FE"/>
    <w:rsid w:val="00206544"/>
    <w:rsid w:val="00206E7E"/>
    <w:rsid w:val="0020784B"/>
    <w:rsid w:val="00207ED9"/>
    <w:rsid w:val="00212744"/>
    <w:rsid w:val="002132D9"/>
    <w:rsid w:val="002147B0"/>
    <w:rsid w:val="00214C6F"/>
    <w:rsid w:val="00215530"/>
    <w:rsid w:val="00215FF1"/>
    <w:rsid w:val="002165FC"/>
    <w:rsid w:val="00216FE5"/>
    <w:rsid w:val="00217671"/>
    <w:rsid w:val="00217D4B"/>
    <w:rsid w:val="00220454"/>
    <w:rsid w:val="00220D82"/>
    <w:rsid w:val="002214BD"/>
    <w:rsid w:val="00222319"/>
    <w:rsid w:val="00222862"/>
    <w:rsid w:val="00222BAA"/>
    <w:rsid w:val="00223F25"/>
    <w:rsid w:val="002242EB"/>
    <w:rsid w:val="00224ED6"/>
    <w:rsid w:val="002265FF"/>
    <w:rsid w:val="00226BD8"/>
    <w:rsid w:val="00226D44"/>
    <w:rsid w:val="0023119D"/>
    <w:rsid w:val="0023284E"/>
    <w:rsid w:val="0023407D"/>
    <w:rsid w:val="0023479B"/>
    <w:rsid w:val="0023508C"/>
    <w:rsid w:val="00235261"/>
    <w:rsid w:val="0023612C"/>
    <w:rsid w:val="0023626B"/>
    <w:rsid w:val="00236CFC"/>
    <w:rsid w:val="00237369"/>
    <w:rsid w:val="00240285"/>
    <w:rsid w:val="002410C9"/>
    <w:rsid w:val="00241346"/>
    <w:rsid w:val="0024175A"/>
    <w:rsid w:val="0024206F"/>
    <w:rsid w:val="00242AAC"/>
    <w:rsid w:val="00242E74"/>
    <w:rsid w:val="0024380B"/>
    <w:rsid w:val="00243ADF"/>
    <w:rsid w:val="00244AFB"/>
    <w:rsid w:val="00245550"/>
    <w:rsid w:val="00245BD3"/>
    <w:rsid w:val="00246DB5"/>
    <w:rsid w:val="002477F0"/>
    <w:rsid w:val="00247D05"/>
    <w:rsid w:val="00250295"/>
    <w:rsid w:val="00250FD6"/>
    <w:rsid w:val="0025162C"/>
    <w:rsid w:val="002517D3"/>
    <w:rsid w:val="00252159"/>
    <w:rsid w:val="00252962"/>
    <w:rsid w:val="00252E46"/>
    <w:rsid w:val="00254D0D"/>
    <w:rsid w:val="00256378"/>
    <w:rsid w:val="00256921"/>
    <w:rsid w:val="0025701E"/>
    <w:rsid w:val="002571B1"/>
    <w:rsid w:val="0025781B"/>
    <w:rsid w:val="00260F2E"/>
    <w:rsid w:val="00261EFF"/>
    <w:rsid w:val="00262D8E"/>
    <w:rsid w:val="002630D6"/>
    <w:rsid w:val="00263A9F"/>
    <w:rsid w:val="002640D4"/>
    <w:rsid w:val="002641A5"/>
    <w:rsid w:val="002645CB"/>
    <w:rsid w:val="00265A54"/>
    <w:rsid w:val="00265A9F"/>
    <w:rsid w:val="00267742"/>
    <w:rsid w:val="00267A62"/>
    <w:rsid w:val="0027030C"/>
    <w:rsid w:val="00270765"/>
    <w:rsid w:val="00270AB4"/>
    <w:rsid w:val="00271214"/>
    <w:rsid w:val="00272644"/>
    <w:rsid w:val="0027298F"/>
    <w:rsid w:val="00272A80"/>
    <w:rsid w:val="00272E9A"/>
    <w:rsid w:val="00273482"/>
    <w:rsid w:val="00273752"/>
    <w:rsid w:val="00273F4F"/>
    <w:rsid w:val="00274F47"/>
    <w:rsid w:val="00274FC8"/>
    <w:rsid w:val="0027631A"/>
    <w:rsid w:val="00276975"/>
    <w:rsid w:val="00281022"/>
    <w:rsid w:val="00281439"/>
    <w:rsid w:val="002827F7"/>
    <w:rsid w:val="00283D89"/>
    <w:rsid w:val="002848E8"/>
    <w:rsid w:val="00286933"/>
    <w:rsid w:val="00286FFD"/>
    <w:rsid w:val="002874F6"/>
    <w:rsid w:val="002875BC"/>
    <w:rsid w:val="0029035C"/>
    <w:rsid w:val="0029086C"/>
    <w:rsid w:val="00290D2F"/>
    <w:rsid w:val="002915C3"/>
    <w:rsid w:val="002923EB"/>
    <w:rsid w:val="00292D00"/>
    <w:rsid w:val="00294915"/>
    <w:rsid w:val="00295526"/>
    <w:rsid w:val="00295918"/>
    <w:rsid w:val="00295CBF"/>
    <w:rsid w:val="00296475"/>
    <w:rsid w:val="002972A7"/>
    <w:rsid w:val="0029796F"/>
    <w:rsid w:val="00297EDF"/>
    <w:rsid w:val="002A0035"/>
    <w:rsid w:val="002A3AA2"/>
    <w:rsid w:val="002A3BD6"/>
    <w:rsid w:val="002A3F5B"/>
    <w:rsid w:val="002A5188"/>
    <w:rsid w:val="002A53E2"/>
    <w:rsid w:val="002A5567"/>
    <w:rsid w:val="002A65A4"/>
    <w:rsid w:val="002A6909"/>
    <w:rsid w:val="002A6B86"/>
    <w:rsid w:val="002B03A9"/>
    <w:rsid w:val="002B05EB"/>
    <w:rsid w:val="002B1064"/>
    <w:rsid w:val="002B111A"/>
    <w:rsid w:val="002B1510"/>
    <w:rsid w:val="002B2358"/>
    <w:rsid w:val="002B2399"/>
    <w:rsid w:val="002B393E"/>
    <w:rsid w:val="002B4631"/>
    <w:rsid w:val="002B55A6"/>
    <w:rsid w:val="002B6478"/>
    <w:rsid w:val="002B666F"/>
    <w:rsid w:val="002B6B04"/>
    <w:rsid w:val="002B6BD6"/>
    <w:rsid w:val="002B7EB3"/>
    <w:rsid w:val="002C14B9"/>
    <w:rsid w:val="002C3330"/>
    <w:rsid w:val="002C3F2B"/>
    <w:rsid w:val="002C488A"/>
    <w:rsid w:val="002C4938"/>
    <w:rsid w:val="002C5392"/>
    <w:rsid w:val="002C5CA6"/>
    <w:rsid w:val="002C63C6"/>
    <w:rsid w:val="002C69D8"/>
    <w:rsid w:val="002C7582"/>
    <w:rsid w:val="002D0240"/>
    <w:rsid w:val="002D03ED"/>
    <w:rsid w:val="002D0442"/>
    <w:rsid w:val="002D0566"/>
    <w:rsid w:val="002D1074"/>
    <w:rsid w:val="002D133B"/>
    <w:rsid w:val="002D1491"/>
    <w:rsid w:val="002D184C"/>
    <w:rsid w:val="002D1ACE"/>
    <w:rsid w:val="002D1F3B"/>
    <w:rsid w:val="002D348B"/>
    <w:rsid w:val="002D3D24"/>
    <w:rsid w:val="002D58FA"/>
    <w:rsid w:val="002D5FC9"/>
    <w:rsid w:val="002E1106"/>
    <w:rsid w:val="002E188E"/>
    <w:rsid w:val="002E1C7D"/>
    <w:rsid w:val="002E1FE0"/>
    <w:rsid w:val="002E2086"/>
    <w:rsid w:val="002E3B2C"/>
    <w:rsid w:val="002E4D48"/>
    <w:rsid w:val="002E6501"/>
    <w:rsid w:val="002E740B"/>
    <w:rsid w:val="002E7848"/>
    <w:rsid w:val="002E7B77"/>
    <w:rsid w:val="002F1430"/>
    <w:rsid w:val="002F148F"/>
    <w:rsid w:val="002F3109"/>
    <w:rsid w:val="002F4DC3"/>
    <w:rsid w:val="002F4FE4"/>
    <w:rsid w:val="002F5422"/>
    <w:rsid w:val="002F6A69"/>
    <w:rsid w:val="002F71BA"/>
    <w:rsid w:val="002F756F"/>
    <w:rsid w:val="00300478"/>
    <w:rsid w:val="00300A38"/>
    <w:rsid w:val="00300BA4"/>
    <w:rsid w:val="00300F8B"/>
    <w:rsid w:val="00303AF6"/>
    <w:rsid w:val="00304B3D"/>
    <w:rsid w:val="00307A3D"/>
    <w:rsid w:val="003111F7"/>
    <w:rsid w:val="003118AA"/>
    <w:rsid w:val="00312D67"/>
    <w:rsid w:val="00312F0A"/>
    <w:rsid w:val="00313177"/>
    <w:rsid w:val="003134B8"/>
    <w:rsid w:val="00314ED6"/>
    <w:rsid w:val="00315446"/>
    <w:rsid w:val="00315A05"/>
    <w:rsid w:val="00320B97"/>
    <w:rsid w:val="0032152D"/>
    <w:rsid w:val="003228C6"/>
    <w:rsid w:val="00323646"/>
    <w:rsid w:val="00323738"/>
    <w:rsid w:val="00323751"/>
    <w:rsid w:val="00323873"/>
    <w:rsid w:val="00324005"/>
    <w:rsid w:val="00324183"/>
    <w:rsid w:val="0032493A"/>
    <w:rsid w:val="00325578"/>
    <w:rsid w:val="00325779"/>
    <w:rsid w:val="0032624D"/>
    <w:rsid w:val="00327739"/>
    <w:rsid w:val="003303B0"/>
    <w:rsid w:val="00331156"/>
    <w:rsid w:val="00331160"/>
    <w:rsid w:val="003319B9"/>
    <w:rsid w:val="00332D4D"/>
    <w:rsid w:val="00332EFE"/>
    <w:rsid w:val="00335A78"/>
    <w:rsid w:val="003364C8"/>
    <w:rsid w:val="0033684D"/>
    <w:rsid w:val="00337393"/>
    <w:rsid w:val="00337964"/>
    <w:rsid w:val="00340728"/>
    <w:rsid w:val="00340D16"/>
    <w:rsid w:val="00341320"/>
    <w:rsid w:val="0034142D"/>
    <w:rsid w:val="00341886"/>
    <w:rsid w:val="003428EF"/>
    <w:rsid w:val="00343B44"/>
    <w:rsid w:val="00343E9C"/>
    <w:rsid w:val="003448C1"/>
    <w:rsid w:val="00344B1A"/>
    <w:rsid w:val="00344B32"/>
    <w:rsid w:val="00344BFF"/>
    <w:rsid w:val="00345ADA"/>
    <w:rsid w:val="00346C34"/>
    <w:rsid w:val="00346DD5"/>
    <w:rsid w:val="003518D8"/>
    <w:rsid w:val="00351967"/>
    <w:rsid w:val="003520EC"/>
    <w:rsid w:val="003540EB"/>
    <w:rsid w:val="00355805"/>
    <w:rsid w:val="00356847"/>
    <w:rsid w:val="00356CD4"/>
    <w:rsid w:val="00360374"/>
    <w:rsid w:val="0036058E"/>
    <w:rsid w:val="00363032"/>
    <w:rsid w:val="003630EF"/>
    <w:rsid w:val="0036313F"/>
    <w:rsid w:val="00363640"/>
    <w:rsid w:val="003639AE"/>
    <w:rsid w:val="00363B2D"/>
    <w:rsid w:val="00363F4D"/>
    <w:rsid w:val="003650CA"/>
    <w:rsid w:val="00365478"/>
    <w:rsid w:val="00366C03"/>
    <w:rsid w:val="00367035"/>
    <w:rsid w:val="0036714F"/>
    <w:rsid w:val="003733B4"/>
    <w:rsid w:val="00373D48"/>
    <w:rsid w:val="003746D6"/>
    <w:rsid w:val="00374853"/>
    <w:rsid w:val="00376894"/>
    <w:rsid w:val="003771E2"/>
    <w:rsid w:val="003776CE"/>
    <w:rsid w:val="00377D86"/>
    <w:rsid w:val="00380373"/>
    <w:rsid w:val="00380B2F"/>
    <w:rsid w:val="00381427"/>
    <w:rsid w:val="00383ED4"/>
    <w:rsid w:val="00384E51"/>
    <w:rsid w:val="00385C83"/>
    <w:rsid w:val="00386C38"/>
    <w:rsid w:val="00387650"/>
    <w:rsid w:val="00387937"/>
    <w:rsid w:val="00390B8A"/>
    <w:rsid w:val="00390DAA"/>
    <w:rsid w:val="00391F1A"/>
    <w:rsid w:val="00392790"/>
    <w:rsid w:val="00392D22"/>
    <w:rsid w:val="00393FD0"/>
    <w:rsid w:val="0039527E"/>
    <w:rsid w:val="003957B8"/>
    <w:rsid w:val="003963BD"/>
    <w:rsid w:val="00396476"/>
    <w:rsid w:val="003969B0"/>
    <w:rsid w:val="003A0054"/>
    <w:rsid w:val="003A0B26"/>
    <w:rsid w:val="003A0BE5"/>
    <w:rsid w:val="003A1707"/>
    <w:rsid w:val="003A1912"/>
    <w:rsid w:val="003A1F77"/>
    <w:rsid w:val="003A2D3E"/>
    <w:rsid w:val="003A345B"/>
    <w:rsid w:val="003A35B4"/>
    <w:rsid w:val="003A3794"/>
    <w:rsid w:val="003A4EB9"/>
    <w:rsid w:val="003A5D22"/>
    <w:rsid w:val="003A607A"/>
    <w:rsid w:val="003A6808"/>
    <w:rsid w:val="003A78B0"/>
    <w:rsid w:val="003B031B"/>
    <w:rsid w:val="003B0CA1"/>
    <w:rsid w:val="003B14F7"/>
    <w:rsid w:val="003B1598"/>
    <w:rsid w:val="003B178D"/>
    <w:rsid w:val="003B2896"/>
    <w:rsid w:val="003B2E14"/>
    <w:rsid w:val="003B4279"/>
    <w:rsid w:val="003B5003"/>
    <w:rsid w:val="003B53A9"/>
    <w:rsid w:val="003B5B53"/>
    <w:rsid w:val="003C08FA"/>
    <w:rsid w:val="003C09E9"/>
    <w:rsid w:val="003C1931"/>
    <w:rsid w:val="003C1AD5"/>
    <w:rsid w:val="003C1C13"/>
    <w:rsid w:val="003C594B"/>
    <w:rsid w:val="003C6474"/>
    <w:rsid w:val="003C7526"/>
    <w:rsid w:val="003D01E5"/>
    <w:rsid w:val="003D0306"/>
    <w:rsid w:val="003D06D8"/>
    <w:rsid w:val="003D1916"/>
    <w:rsid w:val="003D1EC5"/>
    <w:rsid w:val="003D1F0B"/>
    <w:rsid w:val="003D4085"/>
    <w:rsid w:val="003D41CD"/>
    <w:rsid w:val="003D5020"/>
    <w:rsid w:val="003D7C24"/>
    <w:rsid w:val="003E0BFA"/>
    <w:rsid w:val="003E1983"/>
    <w:rsid w:val="003E2190"/>
    <w:rsid w:val="003E2932"/>
    <w:rsid w:val="003E3F55"/>
    <w:rsid w:val="003E3F91"/>
    <w:rsid w:val="003E4338"/>
    <w:rsid w:val="003E51AC"/>
    <w:rsid w:val="003E5523"/>
    <w:rsid w:val="003E665B"/>
    <w:rsid w:val="003E6F09"/>
    <w:rsid w:val="003E7EC9"/>
    <w:rsid w:val="003F0198"/>
    <w:rsid w:val="003F02D2"/>
    <w:rsid w:val="003F064A"/>
    <w:rsid w:val="003F0969"/>
    <w:rsid w:val="003F0AA9"/>
    <w:rsid w:val="003F0C94"/>
    <w:rsid w:val="003F1DD7"/>
    <w:rsid w:val="003F1FC5"/>
    <w:rsid w:val="003F2331"/>
    <w:rsid w:val="003F2AB7"/>
    <w:rsid w:val="003F36C2"/>
    <w:rsid w:val="003F41C3"/>
    <w:rsid w:val="003F4727"/>
    <w:rsid w:val="003F48D8"/>
    <w:rsid w:val="003F633B"/>
    <w:rsid w:val="003F7976"/>
    <w:rsid w:val="003F79D1"/>
    <w:rsid w:val="004002C4"/>
    <w:rsid w:val="004010FA"/>
    <w:rsid w:val="00401957"/>
    <w:rsid w:val="004020F4"/>
    <w:rsid w:val="00402679"/>
    <w:rsid w:val="00402766"/>
    <w:rsid w:val="00402E74"/>
    <w:rsid w:val="00404534"/>
    <w:rsid w:val="004104DA"/>
    <w:rsid w:val="0041134F"/>
    <w:rsid w:val="004113D9"/>
    <w:rsid w:val="00411425"/>
    <w:rsid w:val="00411BFF"/>
    <w:rsid w:val="0041318A"/>
    <w:rsid w:val="0041349A"/>
    <w:rsid w:val="004134CC"/>
    <w:rsid w:val="00413941"/>
    <w:rsid w:val="004153DF"/>
    <w:rsid w:val="004160EF"/>
    <w:rsid w:val="004176DB"/>
    <w:rsid w:val="00420013"/>
    <w:rsid w:val="00420219"/>
    <w:rsid w:val="0042113E"/>
    <w:rsid w:val="0042133A"/>
    <w:rsid w:val="0042141F"/>
    <w:rsid w:val="00421C2A"/>
    <w:rsid w:val="00422007"/>
    <w:rsid w:val="00422C35"/>
    <w:rsid w:val="00422C57"/>
    <w:rsid w:val="00422D88"/>
    <w:rsid w:val="00423F1B"/>
    <w:rsid w:val="0042421A"/>
    <w:rsid w:val="00424CFC"/>
    <w:rsid w:val="00425248"/>
    <w:rsid w:val="00425A0F"/>
    <w:rsid w:val="00426895"/>
    <w:rsid w:val="00426994"/>
    <w:rsid w:val="00426A58"/>
    <w:rsid w:val="00426DBD"/>
    <w:rsid w:val="00430FBB"/>
    <w:rsid w:val="00431984"/>
    <w:rsid w:val="004343F8"/>
    <w:rsid w:val="004344CD"/>
    <w:rsid w:val="00434663"/>
    <w:rsid w:val="00435F66"/>
    <w:rsid w:val="00436823"/>
    <w:rsid w:val="0043B6D7"/>
    <w:rsid w:val="00440BF3"/>
    <w:rsid w:val="004411B4"/>
    <w:rsid w:val="004412BE"/>
    <w:rsid w:val="0044134F"/>
    <w:rsid w:val="00442F58"/>
    <w:rsid w:val="004437C7"/>
    <w:rsid w:val="00443FEE"/>
    <w:rsid w:val="00443FFD"/>
    <w:rsid w:val="004447C5"/>
    <w:rsid w:val="004449DF"/>
    <w:rsid w:val="00444A00"/>
    <w:rsid w:val="00444BFE"/>
    <w:rsid w:val="004455F5"/>
    <w:rsid w:val="00447072"/>
    <w:rsid w:val="0045032F"/>
    <w:rsid w:val="00450DC8"/>
    <w:rsid w:val="00450FE9"/>
    <w:rsid w:val="004516DA"/>
    <w:rsid w:val="004522F9"/>
    <w:rsid w:val="004526E7"/>
    <w:rsid w:val="00452E1C"/>
    <w:rsid w:val="004538AB"/>
    <w:rsid w:val="00453BA1"/>
    <w:rsid w:val="00454572"/>
    <w:rsid w:val="0045625D"/>
    <w:rsid w:val="004574A1"/>
    <w:rsid w:val="0046044B"/>
    <w:rsid w:val="0046085E"/>
    <w:rsid w:val="00461175"/>
    <w:rsid w:val="004621B0"/>
    <w:rsid w:val="004621DF"/>
    <w:rsid w:val="00463BF1"/>
    <w:rsid w:val="00466688"/>
    <w:rsid w:val="00466AB7"/>
    <w:rsid w:val="00467CD4"/>
    <w:rsid w:val="00470C47"/>
    <w:rsid w:val="004710E8"/>
    <w:rsid w:val="0047179D"/>
    <w:rsid w:val="00471B31"/>
    <w:rsid w:val="0047284E"/>
    <w:rsid w:val="0047292B"/>
    <w:rsid w:val="00472FCB"/>
    <w:rsid w:val="00473A9C"/>
    <w:rsid w:val="00473ED6"/>
    <w:rsid w:val="004759FA"/>
    <w:rsid w:val="00476FFB"/>
    <w:rsid w:val="00480724"/>
    <w:rsid w:val="00480A53"/>
    <w:rsid w:val="004821D8"/>
    <w:rsid w:val="00482EAB"/>
    <w:rsid w:val="00483B10"/>
    <w:rsid w:val="00484F33"/>
    <w:rsid w:val="00484F44"/>
    <w:rsid w:val="00485F0B"/>
    <w:rsid w:val="00486846"/>
    <w:rsid w:val="00487109"/>
    <w:rsid w:val="00487165"/>
    <w:rsid w:val="00487289"/>
    <w:rsid w:val="00487762"/>
    <w:rsid w:val="00490FB4"/>
    <w:rsid w:val="00491999"/>
    <w:rsid w:val="00491B25"/>
    <w:rsid w:val="004926F3"/>
    <w:rsid w:val="00492DB5"/>
    <w:rsid w:val="004933C1"/>
    <w:rsid w:val="00493841"/>
    <w:rsid w:val="00494821"/>
    <w:rsid w:val="00495660"/>
    <w:rsid w:val="004956FF"/>
    <w:rsid w:val="00495D23"/>
    <w:rsid w:val="00496695"/>
    <w:rsid w:val="00497765"/>
    <w:rsid w:val="004A01C4"/>
    <w:rsid w:val="004A0478"/>
    <w:rsid w:val="004A0788"/>
    <w:rsid w:val="004A13DA"/>
    <w:rsid w:val="004A180A"/>
    <w:rsid w:val="004A1E83"/>
    <w:rsid w:val="004A1EB2"/>
    <w:rsid w:val="004A251E"/>
    <w:rsid w:val="004A31B5"/>
    <w:rsid w:val="004A39EC"/>
    <w:rsid w:val="004A3BD5"/>
    <w:rsid w:val="004A45CB"/>
    <w:rsid w:val="004A4B72"/>
    <w:rsid w:val="004A51A2"/>
    <w:rsid w:val="004A540D"/>
    <w:rsid w:val="004A6337"/>
    <w:rsid w:val="004A6440"/>
    <w:rsid w:val="004A6620"/>
    <w:rsid w:val="004B0C00"/>
    <w:rsid w:val="004B0F96"/>
    <w:rsid w:val="004B1405"/>
    <w:rsid w:val="004B1488"/>
    <w:rsid w:val="004B1B99"/>
    <w:rsid w:val="004B2693"/>
    <w:rsid w:val="004B465F"/>
    <w:rsid w:val="004B500C"/>
    <w:rsid w:val="004B6432"/>
    <w:rsid w:val="004B6EA9"/>
    <w:rsid w:val="004B77F3"/>
    <w:rsid w:val="004C00D9"/>
    <w:rsid w:val="004C035B"/>
    <w:rsid w:val="004C23CC"/>
    <w:rsid w:val="004C2459"/>
    <w:rsid w:val="004C4B2D"/>
    <w:rsid w:val="004C53B7"/>
    <w:rsid w:val="004C672C"/>
    <w:rsid w:val="004C6752"/>
    <w:rsid w:val="004C757B"/>
    <w:rsid w:val="004C7A52"/>
    <w:rsid w:val="004C7C09"/>
    <w:rsid w:val="004D081B"/>
    <w:rsid w:val="004D216F"/>
    <w:rsid w:val="004D2827"/>
    <w:rsid w:val="004D35FF"/>
    <w:rsid w:val="004D6D00"/>
    <w:rsid w:val="004D724B"/>
    <w:rsid w:val="004D7514"/>
    <w:rsid w:val="004DEF46"/>
    <w:rsid w:val="004E0676"/>
    <w:rsid w:val="004E0DBD"/>
    <w:rsid w:val="004E1014"/>
    <w:rsid w:val="004E18F5"/>
    <w:rsid w:val="004E1E74"/>
    <w:rsid w:val="004E280B"/>
    <w:rsid w:val="004E37D7"/>
    <w:rsid w:val="004E429C"/>
    <w:rsid w:val="004E524C"/>
    <w:rsid w:val="004F01F6"/>
    <w:rsid w:val="004F0F1F"/>
    <w:rsid w:val="004F27C2"/>
    <w:rsid w:val="004F2C84"/>
    <w:rsid w:val="004F3041"/>
    <w:rsid w:val="004F481E"/>
    <w:rsid w:val="004F66E1"/>
    <w:rsid w:val="004F7477"/>
    <w:rsid w:val="004F79FA"/>
    <w:rsid w:val="005000DD"/>
    <w:rsid w:val="005002AE"/>
    <w:rsid w:val="00500E1A"/>
    <w:rsid w:val="00500FC0"/>
    <w:rsid w:val="0050297E"/>
    <w:rsid w:val="00502A4E"/>
    <w:rsid w:val="00502D6F"/>
    <w:rsid w:val="00504651"/>
    <w:rsid w:val="00504949"/>
    <w:rsid w:val="00505D07"/>
    <w:rsid w:val="00507396"/>
    <w:rsid w:val="005075FD"/>
    <w:rsid w:val="00507AEE"/>
    <w:rsid w:val="00510A75"/>
    <w:rsid w:val="00511B00"/>
    <w:rsid w:val="005121CB"/>
    <w:rsid w:val="0051249F"/>
    <w:rsid w:val="00512A97"/>
    <w:rsid w:val="005130B9"/>
    <w:rsid w:val="00513B80"/>
    <w:rsid w:val="00513E8E"/>
    <w:rsid w:val="005142A5"/>
    <w:rsid w:val="005149B1"/>
    <w:rsid w:val="00515021"/>
    <w:rsid w:val="005153BC"/>
    <w:rsid w:val="00515BFD"/>
    <w:rsid w:val="00515D39"/>
    <w:rsid w:val="005164C7"/>
    <w:rsid w:val="00517151"/>
    <w:rsid w:val="00521EB9"/>
    <w:rsid w:val="00521ED1"/>
    <w:rsid w:val="00523695"/>
    <w:rsid w:val="00525681"/>
    <w:rsid w:val="005259D3"/>
    <w:rsid w:val="005261BE"/>
    <w:rsid w:val="00526546"/>
    <w:rsid w:val="00526D68"/>
    <w:rsid w:val="00527686"/>
    <w:rsid w:val="005302FE"/>
    <w:rsid w:val="00530533"/>
    <w:rsid w:val="005306D7"/>
    <w:rsid w:val="00530DEC"/>
    <w:rsid w:val="0053109A"/>
    <w:rsid w:val="00531519"/>
    <w:rsid w:val="00532666"/>
    <w:rsid w:val="005335C7"/>
    <w:rsid w:val="00533C04"/>
    <w:rsid w:val="00534116"/>
    <w:rsid w:val="00537138"/>
    <w:rsid w:val="00537E07"/>
    <w:rsid w:val="00541B23"/>
    <w:rsid w:val="00541C74"/>
    <w:rsid w:val="00541D83"/>
    <w:rsid w:val="00542126"/>
    <w:rsid w:val="0054387A"/>
    <w:rsid w:val="0054563D"/>
    <w:rsid w:val="00546804"/>
    <w:rsid w:val="00546F29"/>
    <w:rsid w:val="00547A6B"/>
    <w:rsid w:val="00550114"/>
    <w:rsid w:val="00550314"/>
    <w:rsid w:val="00551332"/>
    <w:rsid w:val="00551ECF"/>
    <w:rsid w:val="00552769"/>
    <w:rsid w:val="0055296B"/>
    <w:rsid w:val="00553CDF"/>
    <w:rsid w:val="0055457D"/>
    <w:rsid w:val="00555BD8"/>
    <w:rsid w:val="00556D3E"/>
    <w:rsid w:val="0055758A"/>
    <w:rsid w:val="00557B2D"/>
    <w:rsid w:val="00560052"/>
    <w:rsid w:val="005602BF"/>
    <w:rsid w:val="005627A0"/>
    <w:rsid w:val="00562960"/>
    <w:rsid w:val="005636FE"/>
    <w:rsid w:val="00563F16"/>
    <w:rsid w:val="00564512"/>
    <w:rsid w:val="00564998"/>
    <w:rsid w:val="0056528A"/>
    <w:rsid w:val="00565B6F"/>
    <w:rsid w:val="00567647"/>
    <w:rsid w:val="00567C88"/>
    <w:rsid w:val="005702FC"/>
    <w:rsid w:val="0057068D"/>
    <w:rsid w:val="005713ED"/>
    <w:rsid w:val="00571969"/>
    <w:rsid w:val="00572300"/>
    <w:rsid w:val="0057413A"/>
    <w:rsid w:val="00574A39"/>
    <w:rsid w:val="00575945"/>
    <w:rsid w:val="00575DE8"/>
    <w:rsid w:val="00575EB6"/>
    <w:rsid w:val="005769EA"/>
    <w:rsid w:val="005804B6"/>
    <w:rsid w:val="0058087C"/>
    <w:rsid w:val="00582EEE"/>
    <w:rsid w:val="00583AFE"/>
    <w:rsid w:val="00583D0B"/>
    <w:rsid w:val="00584481"/>
    <w:rsid w:val="005846DC"/>
    <w:rsid w:val="005865CA"/>
    <w:rsid w:val="005868AD"/>
    <w:rsid w:val="00586AE9"/>
    <w:rsid w:val="00587210"/>
    <w:rsid w:val="00587253"/>
    <w:rsid w:val="00587E4C"/>
    <w:rsid w:val="005902CE"/>
    <w:rsid w:val="00590673"/>
    <w:rsid w:val="00590C3D"/>
    <w:rsid w:val="005913BC"/>
    <w:rsid w:val="0059175D"/>
    <w:rsid w:val="0059177C"/>
    <w:rsid w:val="00591973"/>
    <w:rsid w:val="005924FC"/>
    <w:rsid w:val="005931D9"/>
    <w:rsid w:val="0059385A"/>
    <w:rsid w:val="00594197"/>
    <w:rsid w:val="0059423E"/>
    <w:rsid w:val="005957AB"/>
    <w:rsid w:val="00596227"/>
    <w:rsid w:val="005A0068"/>
    <w:rsid w:val="005A031A"/>
    <w:rsid w:val="005A093D"/>
    <w:rsid w:val="005A0A7E"/>
    <w:rsid w:val="005A2CD4"/>
    <w:rsid w:val="005A2DBB"/>
    <w:rsid w:val="005A4961"/>
    <w:rsid w:val="005A5C34"/>
    <w:rsid w:val="005A62A2"/>
    <w:rsid w:val="005A62B1"/>
    <w:rsid w:val="005A655C"/>
    <w:rsid w:val="005B05AD"/>
    <w:rsid w:val="005B2AFB"/>
    <w:rsid w:val="005B2B65"/>
    <w:rsid w:val="005B2BF8"/>
    <w:rsid w:val="005B3B5A"/>
    <w:rsid w:val="005B4820"/>
    <w:rsid w:val="005B538F"/>
    <w:rsid w:val="005B558B"/>
    <w:rsid w:val="005B5C46"/>
    <w:rsid w:val="005B625A"/>
    <w:rsid w:val="005B7B24"/>
    <w:rsid w:val="005C1A84"/>
    <w:rsid w:val="005C1E36"/>
    <w:rsid w:val="005C3870"/>
    <w:rsid w:val="005C40AE"/>
    <w:rsid w:val="005C53CF"/>
    <w:rsid w:val="005C5480"/>
    <w:rsid w:val="005C5CB7"/>
    <w:rsid w:val="005C613D"/>
    <w:rsid w:val="005D0E53"/>
    <w:rsid w:val="005D14E2"/>
    <w:rsid w:val="005D16EF"/>
    <w:rsid w:val="005D30D2"/>
    <w:rsid w:val="005D4319"/>
    <w:rsid w:val="005D4A95"/>
    <w:rsid w:val="005D5021"/>
    <w:rsid w:val="005D508C"/>
    <w:rsid w:val="005D5350"/>
    <w:rsid w:val="005D54DA"/>
    <w:rsid w:val="005D5610"/>
    <w:rsid w:val="005D6CA8"/>
    <w:rsid w:val="005E206B"/>
    <w:rsid w:val="005E241E"/>
    <w:rsid w:val="005E25B2"/>
    <w:rsid w:val="005E342D"/>
    <w:rsid w:val="005E74DD"/>
    <w:rsid w:val="005E7DC5"/>
    <w:rsid w:val="005F091C"/>
    <w:rsid w:val="005F0D8B"/>
    <w:rsid w:val="005F1090"/>
    <w:rsid w:val="005F18EF"/>
    <w:rsid w:val="005F1F09"/>
    <w:rsid w:val="005F1FF0"/>
    <w:rsid w:val="005F2477"/>
    <w:rsid w:val="005F4888"/>
    <w:rsid w:val="005F5006"/>
    <w:rsid w:val="005F5EB6"/>
    <w:rsid w:val="005F607F"/>
    <w:rsid w:val="005F7FCD"/>
    <w:rsid w:val="0060012B"/>
    <w:rsid w:val="00600A2F"/>
    <w:rsid w:val="0060113E"/>
    <w:rsid w:val="00601D54"/>
    <w:rsid w:val="00602F74"/>
    <w:rsid w:val="00605006"/>
    <w:rsid w:val="006057B7"/>
    <w:rsid w:val="00605B21"/>
    <w:rsid w:val="00605D32"/>
    <w:rsid w:val="00606049"/>
    <w:rsid w:val="006064B1"/>
    <w:rsid w:val="0060684A"/>
    <w:rsid w:val="00606B65"/>
    <w:rsid w:val="0060FDE0"/>
    <w:rsid w:val="00610158"/>
    <w:rsid w:val="00611CC0"/>
    <w:rsid w:val="006127AE"/>
    <w:rsid w:val="006128A0"/>
    <w:rsid w:val="00612F3B"/>
    <w:rsid w:val="0061312A"/>
    <w:rsid w:val="006132C2"/>
    <w:rsid w:val="006160C0"/>
    <w:rsid w:val="0061630E"/>
    <w:rsid w:val="00616510"/>
    <w:rsid w:val="006178D8"/>
    <w:rsid w:val="00617B06"/>
    <w:rsid w:val="00617ECF"/>
    <w:rsid w:val="006201BE"/>
    <w:rsid w:val="006202D7"/>
    <w:rsid w:val="00620400"/>
    <w:rsid w:val="00621B8C"/>
    <w:rsid w:val="00622125"/>
    <w:rsid w:val="00622B9B"/>
    <w:rsid w:val="00622CCF"/>
    <w:rsid w:val="00622CFF"/>
    <w:rsid w:val="00623ECC"/>
    <w:rsid w:val="00624547"/>
    <w:rsid w:val="00624B8B"/>
    <w:rsid w:val="006251CF"/>
    <w:rsid w:val="00626360"/>
    <w:rsid w:val="00626D5A"/>
    <w:rsid w:val="006272F8"/>
    <w:rsid w:val="00627B18"/>
    <w:rsid w:val="00627CDC"/>
    <w:rsid w:val="006312AA"/>
    <w:rsid w:val="0063167E"/>
    <w:rsid w:val="0063225C"/>
    <w:rsid w:val="00633208"/>
    <w:rsid w:val="0063384D"/>
    <w:rsid w:val="00634541"/>
    <w:rsid w:val="006350FC"/>
    <w:rsid w:val="006362F6"/>
    <w:rsid w:val="00636480"/>
    <w:rsid w:val="006372AE"/>
    <w:rsid w:val="00637B4D"/>
    <w:rsid w:val="00637E44"/>
    <w:rsid w:val="0064011F"/>
    <w:rsid w:val="0064075F"/>
    <w:rsid w:val="00640F8A"/>
    <w:rsid w:val="006411C0"/>
    <w:rsid w:val="00641D61"/>
    <w:rsid w:val="00642691"/>
    <w:rsid w:val="00642C73"/>
    <w:rsid w:val="00642FB4"/>
    <w:rsid w:val="006449A9"/>
    <w:rsid w:val="00644A69"/>
    <w:rsid w:val="00646481"/>
    <w:rsid w:val="00646A5E"/>
    <w:rsid w:val="00646DC3"/>
    <w:rsid w:val="0065086A"/>
    <w:rsid w:val="00651370"/>
    <w:rsid w:val="006514A0"/>
    <w:rsid w:val="00652301"/>
    <w:rsid w:val="00652C92"/>
    <w:rsid w:val="00653498"/>
    <w:rsid w:val="006534B2"/>
    <w:rsid w:val="00653910"/>
    <w:rsid w:val="00653A29"/>
    <w:rsid w:val="00653A69"/>
    <w:rsid w:val="00653E17"/>
    <w:rsid w:val="0065508D"/>
    <w:rsid w:val="006573EA"/>
    <w:rsid w:val="0065BFAB"/>
    <w:rsid w:val="00660338"/>
    <w:rsid w:val="006612EA"/>
    <w:rsid w:val="00661B26"/>
    <w:rsid w:val="00661CA9"/>
    <w:rsid w:val="00661CD8"/>
    <w:rsid w:val="00662CDE"/>
    <w:rsid w:val="00663602"/>
    <w:rsid w:val="00663FB7"/>
    <w:rsid w:val="00667D00"/>
    <w:rsid w:val="006706C7"/>
    <w:rsid w:val="00670DE1"/>
    <w:rsid w:val="00671903"/>
    <w:rsid w:val="00671C93"/>
    <w:rsid w:val="00673197"/>
    <w:rsid w:val="00673291"/>
    <w:rsid w:val="006747AC"/>
    <w:rsid w:val="00675AA7"/>
    <w:rsid w:val="0067661F"/>
    <w:rsid w:val="00677BCE"/>
    <w:rsid w:val="0068075A"/>
    <w:rsid w:val="00680F8A"/>
    <w:rsid w:val="00681626"/>
    <w:rsid w:val="0068185F"/>
    <w:rsid w:val="006820A2"/>
    <w:rsid w:val="0068416D"/>
    <w:rsid w:val="006851A5"/>
    <w:rsid w:val="00686CED"/>
    <w:rsid w:val="00686EC8"/>
    <w:rsid w:val="00687C63"/>
    <w:rsid w:val="006909B8"/>
    <w:rsid w:val="00691626"/>
    <w:rsid w:val="006918DE"/>
    <w:rsid w:val="0069211B"/>
    <w:rsid w:val="006922DB"/>
    <w:rsid w:val="00693618"/>
    <w:rsid w:val="00694167"/>
    <w:rsid w:val="00694D64"/>
    <w:rsid w:val="00694F46"/>
    <w:rsid w:val="00695BFA"/>
    <w:rsid w:val="00696FAF"/>
    <w:rsid w:val="00697052"/>
    <w:rsid w:val="006970AB"/>
    <w:rsid w:val="006978C3"/>
    <w:rsid w:val="006A011B"/>
    <w:rsid w:val="006A338C"/>
    <w:rsid w:val="006A3AE0"/>
    <w:rsid w:val="006A3E04"/>
    <w:rsid w:val="006A4217"/>
    <w:rsid w:val="006A49C3"/>
    <w:rsid w:val="006A51BF"/>
    <w:rsid w:val="006A5DA2"/>
    <w:rsid w:val="006A749F"/>
    <w:rsid w:val="006AE573"/>
    <w:rsid w:val="006B0001"/>
    <w:rsid w:val="006B0258"/>
    <w:rsid w:val="006B0360"/>
    <w:rsid w:val="006B07E1"/>
    <w:rsid w:val="006B259F"/>
    <w:rsid w:val="006B2D8F"/>
    <w:rsid w:val="006B3ED0"/>
    <w:rsid w:val="006B46AD"/>
    <w:rsid w:val="006B47C1"/>
    <w:rsid w:val="006B65CE"/>
    <w:rsid w:val="006B6F54"/>
    <w:rsid w:val="006B7655"/>
    <w:rsid w:val="006C0997"/>
    <w:rsid w:val="006C1083"/>
    <w:rsid w:val="006C24BC"/>
    <w:rsid w:val="006C29CF"/>
    <w:rsid w:val="006C2F16"/>
    <w:rsid w:val="006C50C7"/>
    <w:rsid w:val="006C5E77"/>
    <w:rsid w:val="006C5EBA"/>
    <w:rsid w:val="006C68ED"/>
    <w:rsid w:val="006C6C06"/>
    <w:rsid w:val="006C7103"/>
    <w:rsid w:val="006C7241"/>
    <w:rsid w:val="006C75C4"/>
    <w:rsid w:val="006C78BC"/>
    <w:rsid w:val="006D1EED"/>
    <w:rsid w:val="006D28A6"/>
    <w:rsid w:val="006D7D65"/>
    <w:rsid w:val="006E08B2"/>
    <w:rsid w:val="006E0D5F"/>
    <w:rsid w:val="006E15ED"/>
    <w:rsid w:val="006E1D6F"/>
    <w:rsid w:val="006E2401"/>
    <w:rsid w:val="006E2CE2"/>
    <w:rsid w:val="006E3B18"/>
    <w:rsid w:val="006E605E"/>
    <w:rsid w:val="006E65E2"/>
    <w:rsid w:val="006E7A3F"/>
    <w:rsid w:val="006F042C"/>
    <w:rsid w:val="006F0935"/>
    <w:rsid w:val="006F0EFC"/>
    <w:rsid w:val="006F1229"/>
    <w:rsid w:val="006F20A2"/>
    <w:rsid w:val="006F2F65"/>
    <w:rsid w:val="006F401D"/>
    <w:rsid w:val="006F4696"/>
    <w:rsid w:val="006F4957"/>
    <w:rsid w:val="006F5A78"/>
    <w:rsid w:val="006F6001"/>
    <w:rsid w:val="006F61F9"/>
    <w:rsid w:val="006F76DB"/>
    <w:rsid w:val="007007AE"/>
    <w:rsid w:val="00700861"/>
    <w:rsid w:val="00700FC4"/>
    <w:rsid w:val="00705865"/>
    <w:rsid w:val="00705887"/>
    <w:rsid w:val="00706C58"/>
    <w:rsid w:val="007105A1"/>
    <w:rsid w:val="00711BB6"/>
    <w:rsid w:val="00712172"/>
    <w:rsid w:val="00712850"/>
    <w:rsid w:val="00713DB5"/>
    <w:rsid w:val="00714A17"/>
    <w:rsid w:val="00720AEE"/>
    <w:rsid w:val="00721360"/>
    <w:rsid w:val="007232A6"/>
    <w:rsid w:val="007235A0"/>
    <w:rsid w:val="00724C95"/>
    <w:rsid w:val="0072514F"/>
    <w:rsid w:val="00725A51"/>
    <w:rsid w:val="007261C7"/>
    <w:rsid w:val="00726258"/>
    <w:rsid w:val="007269E5"/>
    <w:rsid w:val="00726A43"/>
    <w:rsid w:val="00726C70"/>
    <w:rsid w:val="007275CF"/>
    <w:rsid w:val="0073001C"/>
    <w:rsid w:val="0073060F"/>
    <w:rsid w:val="007308F1"/>
    <w:rsid w:val="00730F2A"/>
    <w:rsid w:val="0073159C"/>
    <w:rsid w:val="00731760"/>
    <w:rsid w:val="0073276A"/>
    <w:rsid w:val="00732778"/>
    <w:rsid w:val="0073297D"/>
    <w:rsid w:val="0073453E"/>
    <w:rsid w:val="00734797"/>
    <w:rsid w:val="00735251"/>
    <w:rsid w:val="00735740"/>
    <w:rsid w:val="00735E84"/>
    <w:rsid w:val="007368E1"/>
    <w:rsid w:val="00736A11"/>
    <w:rsid w:val="00736A4B"/>
    <w:rsid w:val="00736B0D"/>
    <w:rsid w:val="00737A1A"/>
    <w:rsid w:val="00741151"/>
    <w:rsid w:val="007412F5"/>
    <w:rsid w:val="00741478"/>
    <w:rsid w:val="00741606"/>
    <w:rsid w:val="00741869"/>
    <w:rsid w:val="00742927"/>
    <w:rsid w:val="00743638"/>
    <w:rsid w:val="00743CEC"/>
    <w:rsid w:val="00743F11"/>
    <w:rsid w:val="00744603"/>
    <w:rsid w:val="00744AFB"/>
    <w:rsid w:val="00744CDF"/>
    <w:rsid w:val="00745261"/>
    <w:rsid w:val="0074612E"/>
    <w:rsid w:val="007472B4"/>
    <w:rsid w:val="007472D1"/>
    <w:rsid w:val="00747E2B"/>
    <w:rsid w:val="00750D18"/>
    <w:rsid w:val="00750E49"/>
    <w:rsid w:val="00751DF1"/>
    <w:rsid w:val="00752ED7"/>
    <w:rsid w:val="007548E8"/>
    <w:rsid w:val="007559A1"/>
    <w:rsid w:val="00755BBF"/>
    <w:rsid w:val="007561DB"/>
    <w:rsid w:val="007577EE"/>
    <w:rsid w:val="007582DE"/>
    <w:rsid w:val="0076113C"/>
    <w:rsid w:val="007624A5"/>
    <w:rsid w:val="00762DF4"/>
    <w:rsid w:val="007633A9"/>
    <w:rsid w:val="00764683"/>
    <w:rsid w:val="00765382"/>
    <w:rsid w:val="00765A11"/>
    <w:rsid w:val="00765E0B"/>
    <w:rsid w:val="00766C83"/>
    <w:rsid w:val="00766D0D"/>
    <w:rsid w:val="00767BA9"/>
    <w:rsid w:val="00767C5D"/>
    <w:rsid w:val="00770226"/>
    <w:rsid w:val="007706AD"/>
    <w:rsid w:val="00773146"/>
    <w:rsid w:val="0077345D"/>
    <w:rsid w:val="007741A9"/>
    <w:rsid w:val="00774DFF"/>
    <w:rsid w:val="00774FEA"/>
    <w:rsid w:val="007758CC"/>
    <w:rsid w:val="007760AD"/>
    <w:rsid w:val="00776486"/>
    <w:rsid w:val="00776E2E"/>
    <w:rsid w:val="00776F28"/>
    <w:rsid w:val="007801CC"/>
    <w:rsid w:val="00781031"/>
    <w:rsid w:val="0078197A"/>
    <w:rsid w:val="00782727"/>
    <w:rsid w:val="00782852"/>
    <w:rsid w:val="007836E0"/>
    <w:rsid w:val="007838FF"/>
    <w:rsid w:val="00783C62"/>
    <w:rsid w:val="00783DF5"/>
    <w:rsid w:val="0078432E"/>
    <w:rsid w:val="00784CBF"/>
    <w:rsid w:val="00785113"/>
    <w:rsid w:val="00785E7E"/>
    <w:rsid w:val="007862C8"/>
    <w:rsid w:val="007875DF"/>
    <w:rsid w:val="007879F4"/>
    <w:rsid w:val="007901FE"/>
    <w:rsid w:val="00791349"/>
    <w:rsid w:val="00792827"/>
    <w:rsid w:val="00792C05"/>
    <w:rsid w:val="00794EC7"/>
    <w:rsid w:val="007956EC"/>
    <w:rsid w:val="00797635"/>
    <w:rsid w:val="00797B50"/>
    <w:rsid w:val="00797E7B"/>
    <w:rsid w:val="00797FC8"/>
    <w:rsid w:val="007A0A1C"/>
    <w:rsid w:val="007A0BFC"/>
    <w:rsid w:val="007A2694"/>
    <w:rsid w:val="007A26FB"/>
    <w:rsid w:val="007A4258"/>
    <w:rsid w:val="007A4635"/>
    <w:rsid w:val="007A638E"/>
    <w:rsid w:val="007A6C76"/>
    <w:rsid w:val="007A76E0"/>
    <w:rsid w:val="007A774B"/>
    <w:rsid w:val="007A7AD3"/>
    <w:rsid w:val="007B070D"/>
    <w:rsid w:val="007B09C2"/>
    <w:rsid w:val="007B1BD7"/>
    <w:rsid w:val="007B2F29"/>
    <w:rsid w:val="007B4398"/>
    <w:rsid w:val="007B47B5"/>
    <w:rsid w:val="007B4C2D"/>
    <w:rsid w:val="007B52F3"/>
    <w:rsid w:val="007B53F7"/>
    <w:rsid w:val="007B586C"/>
    <w:rsid w:val="007B5E16"/>
    <w:rsid w:val="007B66A8"/>
    <w:rsid w:val="007C0996"/>
    <w:rsid w:val="007C0A22"/>
    <w:rsid w:val="007C13A1"/>
    <w:rsid w:val="007C13EF"/>
    <w:rsid w:val="007C1F59"/>
    <w:rsid w:val="007C2CFA"/>
    <w:rsid w:val="007C3253"/>
    <w:rsid w:val="007C3939"/>
    <w:rsid w:val="007C44F6"/>
    <w:rsid w:val="007C48DA"/>
    <w:rsid w:val="007C4D71"/>
    <w:rsid w:val="007D0022"/>
    <w:rsid w:val="007D0667"/>
    <w:rsid w:val="007D15F1"/>
    <w:rsid w:val="007D25C5"/>
    <w:rsid w:val="007D4091"/>
    <w:rsid w:val="007D7724"/>
    <w:rsid w:val="007D7A26"/>
    <w:rsid w:val="007E097D"/>
    <w:rsid w:val="007E0FC2"/>
    <w:rsid w:val="007E10EB"/>
    <w:rsid w:val="007E1686"/>
    <w:rsid w:val="007E1883"/>
    <w:rsid w:val="007E2B68"/>
    <w:rsid w:val="007E2E06"/>
    <w:rsid w:val="007E32E2"/>
    <w:rsid w:val="007E4123"/>
    <w:rsid w:val="007E4B39"/>
    <w:rsid w:val="007E59DA"/>
    <w:rsid w:val="007E6025"/>
    <w:rsid w:val="007E62D4"/>
    <w:rsid w:val="007E691F"/>
    <w:rsid w:val="007F0D01"/>
    <w:rsid w:val="007F0E7E"/>
    <w:rsid w:val="007F1BA8"/>
    <w:rsid w:val="007F1BE4"/>
    <w:rsid w:val="007F1BFE"/>
    <w:rsid w:val="007F2877"/>
    <w:rsid w:val="007F3579"/>
    <w:rsid w:val="007F4381"/>
    <w:rsid w:val="007F483D"/>
    <w:rsid w:val="007F5570"/>
    <w:rsid w:val="007F652B"/>
    <w:rsid w:val="007F68CD"/>
    <w:rsid w:val="007F6982"/>
    <w:rsid w:val="00801301"/>
    <w:rsid w:val="008040E7"/>
    <w:rsid w:val="0080424B"/>
    <w:rsid w:val="00807145"/>
    <w:rsid w:val="00810198"/>
    <w:rsid w:val="008106FA"/>
    <w:rsid w:val="008129EB"/>
    <w:rsid w:val="00812EC5"/>
    <w:rsid w:val="00814381"/>
    <w:rsid w:val="00815D31"/>
    <w:rsid w:val="008160BF"/>
    <w:rsid w:val="00816435"/>
    <w:rsid w:val="00816446"/>
    <w:rsid w:val="008166DD"/>
    <w:rsid w:val="00816716"/>
    <w:rsid w:val="00816AAF"/>
    <w:rsid w:val="00816DE5"/>
    <w:rsid w:val="008203FE"/>
    <w:rsid w:val="0082074B"/>
    <w:rsid w:val="00820A10"/>
    <w:rsid w:val="00820C75"/>
    <w:rsid w:val="00820F10"/>
    <w:rsid w:val="0082204B"/>
    <w:rsid w:val="00823518"/>
    <w:rsid w:val="00823FD8"/>
    <w:rsid w:val="00824517"/>
    <w:rsid w:val="0082488D"/>
    <w:rsid w:val="00824F0E"/>
    <w:rsid w:val="008253D5"/>
    <w:rsid w:val="00826F77"/>
    <w:rsid w:val="00827549"/>
    <w:rsid w:val="0083099B"/>
    <w:rsid w:val="00830E60"/>
    <w:rsid w:val="00832915"/>
    <w:rsid w:val="00833938"/>
    <w:rsid w:val="00833C16"/>
    <w:rsid w:val="008349B1"/>
    <w:rsid w:val="00835AB8"/>
    <w:rsid w:val="008361F5"/>
    <w:rsid w:val="00837655"/>
    <w:rsid w:val="008408C5"/>
    <w:rsid w:val="0084096B"/>
    <w:rsid w:val="00840EEA"/>
    <w:rsid w:val="00841B8F"/>
    <w:rsid w:val="008439A3"/>
    <w:rsid w:val="00843F8A"/>
    <w:rsid w:val="00844941"/>
    <w:rsid w:val="00844C24"/>
    <w:rsid w:val="008465FD"/>
    <w:rsid w:val="008466C5"/>
    <w:rsid w:val="00846B96"/>
    <w:rsid w:val="00847278"/>
    <w:rsid w:val="00847453"/>
    <w:rsid w:val="008500FC"/>
    <w:rsid w:val="0085084B"/>
    <w:rsid w:val="00850E3E"/>
    <w:rsid w:val="00851BBF"/>
    <w:rsid w:val="0085266D"/>
    <w:rsid w:val="00852F49"/>
    <w:rsid w:val="00854830"/>
    <w:rsid w:val="00854D82"/>
    <w:rsid w:val="0085508B"/>
    <w:rsid w:val="00855A85"/>
    <w:rsid w:val="00856C41"/>
    <w:rsid w:val="00856E39"/>
    <w:rsid w:val="00857222"/>
    <w:rsid w:val="00857DD3"/>
    <w:rsid w:val="00857E54"/>
    <w:rsid w:val="00860633"/>
    <w:rsid w:val="00860EB1"/>
    <w:rsid w:val="008614B5"/>
    <w:rsid w:val="008617A5"/>
    <w:rsid w:val="00861D43"/>
    <w:rsid w:val="00861FCD"/>
    <w:rsid w:val="00862768"/>
    <w:rsid w:val="00862D69"/>
    <w:rsid w:val="008630F5"/>
    <w:rsid w:val="0086486F"/>
    <w:rsid w:val="00865DCF"/>
    <w:rsid w:val="0086673D"/>
    <w:rsid w:val="00866EC0"/>
    <w:rsid w:val="008712EE"/>
    <w:rsid w:val="008737B4"/>
    <w:rsid w:val="00873AE2"/>
    <w:rsid w:val="008749A3"/>
    <w:rsid w:val="00875CD4"/>
    <w:rsid w:val="00876453"/>
    <w:rsid w:val="00877389"/>
    <w:rsid w:val="008778BC"/>
    <w:rsid w:val="00877D8C"/>
    <w:rsid w:val="00877E23"/>
    <w:rsid w:val="00881EB1"/>
    <w:rsid w:val="00882A46"/>
    <w:rsid w:val="00883156"/>
    <w:rsid w:val="008833A5"/>
    <w:rsid w:val="00883BF2"/>
    <w:rsid w:val="00883D5A"/>
    <w:rsid w:val="00883E1F"/>
    <w:rsid w:val="008847BB"/>
    <w:rsid w:val="0088545B"/>
    <w:rsid w:val="00886608"/>
    <w:rsid w:val="008868D8"/>
    <w:rsid w:val="0088713D"/>
    <w:rsid w:val="00887E77"/>
    <w:rsid w:val="00890084"/>
    <w:rsid w:val="00890FFE"/>
    <w:rsid w:val="0089194D"/>
    <w:rsid w:val="00891A23"/>
    <w:rsid w:val="00891E26"/>
    <w:rsid w:val="00892407"/>
    <w:rsid w:val="00892413"/>
    <w:rsid w:val="00892EE6"/>
    <w:rsid w:val="00893062"/>
    <w:rsid w:val="008939F0"/>
    <w:rsid w:val="00894051"/>
    <w:rsid w:val="00894F09"/>
    <w:rsid w:val="00895460"/>
    <w:rsid w:val="00895675"/>
    <w:rsid w:val="008974A9"/>
    <w:rsid w:val="008A064A"/>
    <w:rsid w:val="008A0980"/>
    <w:rsid w:val="008A2D96"/>
    <w:rsid w:val="008A3289"/>
    <w:rsid w:val="008A523B"/>
    <w:rsid w:val="008A59B0"/>
    <w:rsid w:val="008A5B0C"/>
    <w:rsid w:val="008A5FDD"/>
    <w:rsid w:val="008A6145"/>
    <w:rsid w:val="008A6392"/>
    <w:rsid w:val="008A76ED"/>
    <w:rsid w:val="008A7DBA"/>
    <w:rsid w:val="008B0597"/>
    <w:rsid w:val="008B08E2"/>
    <w:rsid w:val="008B0A5C"/>
    <w:rsid w:val="008B2753"/>
    <w:rsid w:val="008B3330"/>
    <w:rsid w:val="008B3949"/>
    <w:rsid w:val="008B51E2"/>
    <w:rsid w:val="008B5C71"/>
    <w:rsid w:val="008B5EDA"/>
    <w:rsid w:val="008B5EF9"/>
    <w:rsid w:val="008B66E2"/>
    <w:rsid w:val="008B728E"/>
    <w:rsid w:val="008B734C"/>
    <w:rsid w:val="008B7935"/>
    <w:rsid w:val="008BC200"/>
    <w:rsid w:val="008C17DE"/>
    <w:rsid w:val="008C3386"/>
    <w:rsid w:val="008C3C8C"/>
    <w:rsid w:val="008C3CAC"/>
    <w:rsid w:val="008C3DA5"/>
    <w:rsid w:val="008C526A"/>
    <w:rsid w:val="008C5CAD"/>
    <w:rsid w:val="008C6A17"/>
    <w:rsid w:val="008C7DF2"/>
    <w:rsid w:val="008D05B1"/>
    <w:rsid w:val="008D0F4B"/>
    <w:rsid w:val="008D19FB"/>
    <w:rsid w:val="008D217A"/>
    <w:rsid w:val="008D21D0"/>
    <w:rsid w:val="008D251D"/>
    <w:rsid w:val="008D2CED"/>
    <w:rsid w:val="008D3EC6"/>
    <w:rsid w:val="008D4B5B"/>
    <w:rsid w:val="008D4E8F"/>
    <w:rsid w:val="008D528B"/>
    <w:rsid w:val="008D56E0"/>
    <w:rsid w:val="008D5700"/>
    <w:rsid w:val="008D6BC5"/>
    <w:rsid w:val="008D7A8D"/>
    <w:rsid w:val="008D7A8E"/>
    <w:rsid w:val="008E05A3"/>
    <w:rsid w:val="008E0AC2"/>
    <w:rsid w:val="008E0ACB"/>
    <w:rsid w:val="008E0B60"/>
    <w:rsid w:val="008E1E72"/>
    <w:rsid w:val="008E20CA"/>
    <w:rsid w:val="008E2358"/>
    <w:rsid w:val="008E2515"/>
    <w:rsid w:val="008E341B"/>
    <w:rsid w:val="008E3438"/>
    <w:rsid w:val="008E4EB3"/>
    <w:rsid w:val="008E5A9D"/>
    <w:rsid w:val="008E5ACB"/>
    <w:rsid w:val="008E61EE"/>
    <w:rsid w:val="008E64EB"/>
    <w:rsid w:val="008E6AAA"/>
    <w:rsid w:val="008F03AC"/>
    <w:rsid w:val="008F0B74"/>
    <w:rsid w:val="008F0E9A"/>
    <w:rsid w:val="008F0FF5"/>
    <w:rsid w:val="008F699E"/>
    <w:rsid w:val="008F6D54"/>
    <w:rsid w:val="00900504"/>
    <w:rsid w:val="009015E6"/>
    <w:rsid w:val="00901A30"/>
    <w:rsid w:val="00901D82"/>
    <w:rsid w:val="0090278B"/>
    <w:rsid w:val="00902A63"/>
    <w:rsid w:val="00903817"/>
    <w:rsid w:val="00903B3C"/>
    <w:rsid w:val="0090428E"/>
    <w:rsid w:val="00904371"/>
    <w:rsid w:val="00904A6D"/>
    <w:rsid w:val="0090502E"/>
    <w:rsid w:val="00905707"/>
    <w:rsid w:val="009066D5"/>
    <w:rsid w:val="00907715"/>
    <w:rsid w:val="00907966"/>
    <w:rsid w:val="00910265"/>
    <w:rsid w:val="0091180C"/>
    <w:rsid w:val="00911CC4"/>
    <w:rsid w:val="00911FDF"/>
    <w:rsid w:val="009125C6"/>
    <w:rsid w:val="009126C4"/>
    <w:rsid w:val="00912A1C"/>
    <w:rsid w:val="0091314F"/>
    <w:rsid w:val="00913291"/>
    <w:rsid w:val="00914744"/>
    <w:rsid w:val="0091584A"/>
    <w:rsid w:val="00916171"/>
    <w:rsid w:val="009161F1"/>
    <w:rsid w:val="009164E3"/>
    <w:rsid w:val="00917A6C"/>
    <w:rsid w:val="00920FBF"/>
    <w:rsid w:val="00921665"/>
    <w:rsid w:val="0092189A"/>
    <w:rsid w:val="00921BAB"/>
    <w:rsid w:val="009226BA"/>
    <w:rsid w:val="0092370E"/>
    <w:rsid w:val="00923A2D"/>
    <w:rsid w:val="00924E85"/>
    <w:rsid w:val="0092583A"/>
    <w:rsid w:val="00927268"/>
    <w:rsid w:val="00927977"/>
    <w:rsid w:val="009310FF"/>
    <w:rsid w:val="00931416"/>
    <w:rsid w:val="00931D72"/>
    <w:rsid w:val="00934739"/>
    <w:rsid w:val="009361BE"/>
    <w:rsid w:val="00936EF4"/>
    <w:rsid w:val="009374F5"/>
    <w:rsid w:val="00937F1A"/>
    <w:rsid w:val="00940DF4"/>
    <w:rsid w:val="0094114C"/>
    <w:rsid w:val="00941BD2"/>
    <w:rsid w:val="0094273A"/>
    <w:rsid w:val="00942925"/>
    <w:rsid w:val="009430B4"/>
    <w:rsid w:val="00943EC5"/>
    <w:rsid w:val="00945C6D"/>
    <w:rsid w:val="00945F0C"/>
    <w:rsid w:val="00946141"/>
    <w:rsid w:val="00946263"/>
    <w:rsid w:val="00946509"/>
    <w:rsid w:val="00946668"/>
    <w:rsid w:val="009472B5"/>
    <w:rsid w:val="00950BD2"/>
    <w:rsid w:val="00951611"/>
    <w:rsid w:val="00951D84"/>
    <w:rsid w:val="009525DB"/>
    <w:rsid w:val="00952A63"/>
    <w:rsid w:val="009531AC"/>
    <w:rsid w:val="0095414A"/>
    <w:rsid w:val="00954613"/>
    <w:rsid w:val="0095579D"/>
    <w:rsid w:val="009557CA"/>
    <w:rsid w:val="0095616B"/>
    <w:rsid w:val="009563C2"/>
    <w:rsid w:val="00956853"/>
    <w:rsid w:val="0095690F"/>
    <w:rsid w:val="00956979"/>
    <w:rsid w:val="00956B31"/>
    <w:rsid w:val="00956E06"/>
    <w:rsid w:val="00957C3A"/>
    <w:rsid w:val="00961EEA"/>
    <w:rsid w:val="009626D4"/>
    <w:rsid w:val="00962784"/>
    <w:rsid w:val="00962A4F"/>
    <w:rsid w:val="00964260"/>
    <w:rsid w:val="009646B1"/>
    <w:rsid w:val="00964ABD"/>
    <w:rsid w:val="00964C09"/>
    <w:rsid w:val="00965C5A"/>
    <w:rsid w:val="00966FCF"/>
    <w:rsid w:val="00967BD3"/>
    <w:rsid w:val="00967F8C"/>
    <w:rsid w:val="00970243"/>
    <w:rsid w:val="00970A75"/>
    <w:rsid w:val="00970BC7"/>
    <w:rsid w:val="00970D67"/>
    <w:rsid w:val="009711F3"/>
    <w:rsid w:val="009724D9"/>
    <w:rsid w:val="009726BE"/>
    <w:rsid w:val="0097290B"/>
    <w:rsid w:val="00972A0A"/>
    <w:rsid w:val="00972B6F"/>
    <w:rsid w:val="00972E6C"/>
    <w:rsid w:val="00973DC2"/>
    <w:rsid w:val="00975EEB"/>
    <w:rsid w:val="00976156"/>
    <w:rsid w:val="0097628C"/>
    <w:rsid w:val="00977836"/>
    <w:rsid w:val="009817BD"/>
    <w:rsid w:val="00982AAC"/>
    <w:rsid w:val="00983433"/>
    <w:rsid w:val="0098426B"/>
    <w:rsid w:val="0098674D"/>
    <w:rsid w:val="009868EB"/>
    <w:rsid w:val="009872AD"/>
    <w:rsid w:val="00990945"/>
    <w:rsid w:val="00990F25"/>
    <w:rsid w:val="009911D4"/>
    <w:rsid w:val="0099120F"/>
    <w:rsid w:val="00991770"/>
    <w:rsid w:val="00991C50"/>
    <w:rsid w:val="00991C94"/>
    <w:rsid w:val="00991FD3"/>
    <w:rsid w:val="00993A31"/>
    <w:rsid w:val="00994397"/>
    <w:rsid w:val="00994A0B"/>
    <w:rsid w:val="00997EC2"/>
    <w:rsid w:val="009A0748"/>
    <w:rsid w:val="009A1026"/>
    <w:rsid w:val="009A1113"/>
    <w:rsid w:val="009A1834"/>
    <w:rsid w:val="009A1F12"/>
    <w:rsid w:val="009A25A6"/>
    <w:rsid w:val="009A2842"/>
    <w:rsid w:val="009A2A2F"/>
    <w:rsid w:val="009A2D8F"/>
    <w:rsid w:val="009A350A"/>
    <w:rsid w:val="009A3974"/>
    <w:rsid w:val="009A4C3A"/>
    <w:rsid w:val="009A555E"/>
    <w:rsid w:val="009A5C4A"/>
    <w:rsid w:val="009A74CE"/>
    <w:rsid w:val="009A7DDB"/>
    <w:rsid w:val="009B2E23"/>
    <w:rsid w:val="009B497F"/>
    <w:rsid w:val="009B5102"/>
    <w:rsid w:val="009B52B4"/>
    <w:rsid w:val="009B5B0D"/>
    <w:rsid w:val="009B668C"/>
    <w:rsid w:val="009B6EB9"/>
    <w:rsid w:val="009B7267"/>
    <w:rsid w:val="009B7395"/>
    <w:rsid w:val="009C0C46"/>
    <w:rsid w:val="009C0F7A"/>
    <w:rsid w:val="009C4259"/>
    <w:rsid w:val="009C4450"/>
    <w:rsid w:val="009C49C1"/>
    <w:rsid w:val="009C525D"/>
    <w:rsid w:val="009C536E"/>
    <w:rsid w:val="009C69BF"/>
    <w:rsid w:val="009D0061"/>
    <w:rsid w:val="009D130F"/>
    <w:rsid w:val="009D4101"/>
    <w:rsid w:val="009D527F"/>
    <w:rsid w:val="009D57B5"/>
    <w:rsid w:val="009D6748"/>
    <w:rsid w:val="009D6A2A"/>
    <w:rsid w:val="009D6ECE"/>
    <w:rsid w:val="009D6EF3"/>
    <w:rsid w:val="009D74C8"/>
    <w:rsid w:val="009D79EA"/>
    <w:rsid w:val="009D7BC4"/>
    <w:rsid w:val="009E06D6"/>
    <w:rsid w:val="009E0B0C"/>
    <w:rsid w:val="009E17A5"/>
    <w:rsid w:val="009E1EF8"/>
    <w:rsid w:val="009E2F66"/>
    <w:rsid w:val="009E3822"/>
    <w:rsid w:val="009E3C62"/>
    <w:rsid w:val="009E3C6A"/>
    <w:rsid w:val="009E4E40"/>
    <w:rsid w:val="009E5668"/>
    <w:rsid w:val="009E5AF2"/>
    <w:rsid w:val="009E5F8C"/>
    <w:rsid w:val="009E60C0"/>
    <w:rsid w:val="009F0469"/>
    <w:rsid w:val="009F0CAB"/>
    <w:rsid w:val="009F1427"/>
    <w:rsid w:val="009F2C20"/>
    <w:rsid w:val="009F2C33"/>
    <w:rsid w:val="009F3E9E"/>
    <w:rsid w:val="009F4C58"/>
    <w:rsid w:val="009F4E6B"/>
    <w:rsid w:val="009F4FB4"/>
    <w:rsid w:val="009F562A"/>
    <w:rsid w:val="00A00D17"/>
    <w:rsid w:val="00A00E84"/>
    <w:rsid w:val="00A01124"/>
    <w:rsid w:val="00A01BA0"/>
    <w:rsid w:val="00A01F6C"/>
    <w:rsid w:val="00A02273"/>
    <w:rsid w:val="00A022B4"/>
    <w:rsid w:val="00A0235F"/>
    <w:rsid w:val="00A03C81"/>
    <w:rsid w:val="00A03E66"/>
    <w:rsid w:val="00A04677"/>
    <w:rsid w:val="00A0479E"/>
    <w:rsid w:val="00A06141"/>
    <w:rsid w:val="00A064A2"/>
    <w:rsid w:val="00A06BFB"/>
    <w:rsid w:val="00A076A4"/>
    <w:rsid w:val="00A07758"/>
    <w:rsid w:val="00A10C5A"/>
    <w:rsid w:val="00A10F2C"/>
    <w:rsid w:val="00A1138F"/>
    <w:rsid w:val="00A1363E"/>
    <w:rsid w:val="00A138AE"/>
    <w:rsid w:val="00A149B3"/>
    <w:rsid w:val="00A14E08"/>
    <w:rsid w:val="00A15892"/>
    <w:rsid w:val="00A159C5"/>
    <w:rsid w:val="00A177F5"/>
    <w:rsid w:val="00A21148"/>
    <w:rsid w:val="00A21E4E"/>
    <w:rsid w:val="00A231E5"/>
    <w:rsid w:val="00A23667"/>
    <w:rsid w:val="00A23B37"/>
    <w:rsid w:val="00A240A7"/>
    <w:rsid w:val="00A243AD"/>
    <w:rsid w:val="00A24ED4"/>
    <w:rsid w:val="00A26120"/>
    <w:rsid w:val="00A26128"/>
    <w:rsid w:val="00A26363"/>
    <w:rsid w:val="00A26C40"/>
    <w:rsid w:val="00A276EE"/>
    <w:rsid w:val="00A27A4D"/>
    <w:rsid w:val="00A306F3"/>
    <w:rsid w:val="00A30945"/>
    <w:rsid w:val="00A32159"/>
    <w:rsid w:val="00A321AF"/>
    <w:rsid w:val="00A3382D"/>
    <w:rsid w:val="00A33953"/>
    <w:rsid w:val="00A33D86"/>
    <w:rsid w:val="00A3546F"/>
    <w:rsid w:val="00A35971"/>
    <w:rsid w:val="00A35F43"/>
    <w:rsid w:val="00A36BB5"/>
    <w:rsid w:val="00A42BE0"/>
    <w:rsid w:val="00A42C03"/>
    <w:rsid w:val="00A440B4"/>
    <w:rsid w:val="00A44271"/>
    <w:rsid w:val="00A445FF"/>
    <w:rsid w:val="00A44995"/>
    <w:rsid w:val="00A44D80"/>
    <w:rsid w:val="00A459C3"/>
    <w:rsid w:val="00A45BD9"/>
    <w:rsid w:val="00A4629F"/>
    <w:rsid w:val="00A46B02"/>
    <w:rsid w:val="00A46B08"/>
    <w:rsid w:val="00A47480"/>
    <w:rsid w:val="00A50A64"/>
    <w:rsid w:val="00A50CC1"/>
    <w:rsid w:val="00A5232C"/>
    <w:rsid w:val="00A525AF"/>
    <w:rsid w:val="00A526C1"/>
    <w:rsid w:val="00A52DC7"/>
    <w:rsid w:val="00A53352"/>
    <w:rsid w:val="00A5578C"/>
    <w:rsid w:val="00A55B6A"/>
    <w:rsid w:val="00A55C8D"/>
    <w:rsid w:val="00A56A81"/>
    <w:rsid w:val="00A6398D"/>
    <w:rsid w:val="00A6495F"/>
    <w:rsid w:val="00A65008"/>
    <w:rsid w:val="00A65572"/>
    <w:rsid w:val="00A6597E"/>
    <w:rsid w:val="00A70673"/>
    <w:rsid w:val="00A71C2A"/>
    <w:rsid w:val="00A727CB"/>
    <w:rsid w:val="00A728FA"/>
    <w:rsid w:val="00A73076"/>
    <w:rsid w:val="00A736A0"/>
    <w:rsid w:val="00A741D3"/>
    <w:rsid w:val="00A75365"/>
    <w:rsid w:val="00A7585F"/>
    <w:rsid w:val="00A75E63"/>
    <w:rsid w:val="00A76992"/>
    <w:rsid w:val="00A76D0A"/>
    <w:rsid w:val="00A774A9"/>
    <w:rsid w:val="00A77F8B"/>
    <w:rsid w:val="00A80F25"/>
    <w:rsid w:val="00A8172A"/>
    <w:rsid w:val="00A82D64"/>
    <w:rsid w:val="00A8319C"/>
    <w:rsid w:val="00A83C0A"/>
    <w:rsid w:val="00A8483D"/>
    <w:rsid w:val="00A85698"/>
    <w:rsid w:val="00A85D37"/>
    <w:rsid w:val="00A87E29"/>
    <w:rsid w:val="00A87F00"/>
    <w:rsid w:val="00A90FA8"/>
    <w:rsid w:val="00A91C56"/>
    <w:rsid w:val="00A921B4"/>
    <w:rsid w:val="00A924D8"/>
    <w:rsid w:val="00A92B90"/>
    <w:rsid w:val="00A93DD7"/>
    <w:rsid w:val="00A9753C"/>
    <w:rsid w:val="00A97C07"/>
    <w:rsid w:val="00A97ECA"/>
    <w:rsid w:val="00AA1974"/>
    <w:rsid w:val="00AA2AC2"/>
    <w:rsid w:val="00AA329D"/>
    <w:rsid w:val="00AA4194"/>
    <w:rsid w:val="00AA4532"/>
    <w:rsid w:val="00AA4F24"/>
    <w:rsid w:val="00AA557B"/>
    <w:rsid w:val="00AA5BEA"/>
    <w:rsid w:val="00AA7DCF"/>
    <w:rsid w:val="00AA7F90"/>
    <w:rsid w:val="00AB1A26"/>
    <w:rsid w:val="00AB1DE2"/>
    <w:rsid w:val="00AB1F0C"/>
    <w:rsid w:val="00AB29BA"/>
    <w:rsid w:val="00AB31D2"/>
    <w:rsid w:val="00AB4725"/>
    <w:rsid w:val="00AB4A68"/>
    <w:rsid w:val="00AB4D6C"/>
    <w:rsid w:val="00AB4E91"/>
    <w:rsid w:val="00AB535C"/>
    <w:rsid w:val="00AB5FD3"/>
    <w:rsid w:val="00AB60FE"/>
    <w:rsid w:val="00AB6FB7"/>
    <w:rsid w:val="00AB75D7"/>
    <w:rsid w:val="00AC0429"/>
    <w:rsid w:val="00AC05A6"/>
    <w:rsid w:val="00AC0728"/>
    <w:rsid w:val="00AC26E3"/>
    <w:rsid w:val="00AC2783"/>
    <w:rsid w:val="00AC2A26"/>
    <w:rsid w:val="00AC30DA"/>
    <w:rsid w:val="00AC3128"/>
    <w:rsid w:val="00AC36A9"/>
    <w:rsid w:val="00AC4C7B"/>
    <w:rsid w:val="00AC4CEB"/>
    <w:rsid w:val="00AC4E40"/>
    <w:rsid w:val="00AC648F"/>
    <w:rsid w:val="00AC6AA1"/>
    <w:rsid w:val="00AC6CC5"/>
    <w:rsid w:val="00AC6FCC"/>
    <w:rsid w:val="00AD0034"/>
    <w:rsid w:val="00AD0D45"/>
    <w:rsid w:val="00AD12A1"/>
    <w:rsid w:val="00AD1362"/>
    <w:rsid w:val="00AD16D4"/>
    <w:rsid w:val="00AD1E8A"/>
    <w:rsid w:val="00AD2423"/>
    <w:rsid w:val="00AD29DC"/>
    <w:rsid w:val="00AD35AF"/>
    <w:rsid w:val="00AD400E"/>
    <w:rsid w:val="00AD450B"/>
    <w:rsid w:val="00AD590A"/>
    <w:rsid w:val="00AD5D00"/>
    <w:rsid w:val="00AD6688"/>
    <w:rsid w:val="00AE0695"/>
    <w:rsid w:val="00AE1A3C"/>
    <w:rsid w:val="00AE1E47"/>
    <w:rsid w:val="00AE221E"/>
    <w:rsid w:val="00AE2604"/>
    <w:rsid w:val="00AE2824"/>
    <w:rsid w:val="00AE29CF"/>
    <w:rsid w:val="00AE29D0"/>
    <w:rsid w:val="00AE39B0"/>
    <w:rsid w:val="00AE3C29"/>
    <w:rsid w:val="00AE3C7C"/>
    <w:rsid w:val="00AE3D37"/>
    <w:rsid w:val="00AE4260"/>
    <w:rsid w:val="00AE4D09"/>
    <w:rsid w:val="00AE5CE2"/>
    <w:rsid w:val="00AE5DAD"/>
    <w:rsid w:val="00AE6A8A"/>
    <w:rsid w:val="00AE6FE1"/>
    <w:rsid w:val="00AE787D"/>
    <w:rsid w:val="00AF16B4"/>
    <w:rsid w:val="00AF1BA0"/>
    <w:rsid w:val="00AF2A21"/>
    <w:rsid w:val="00AF2B9D"/>
    <w:rsid w:val="00AF51C0"/>
    <w:rsid w:val="00AF6A9B"/>
    <w:rsid w:val="00AF7414"/>
    <w:rsid w:val="00AF742E"/>
    <w:rsid w:val="00B008E6"/>
    <w:rsid w:val="00B017EA"/>
    <w:rsid w:val="00B02132"/>
    <w:rsid w:val="00B037D6"/>
    <w:rsid w:val="00B03A44"/>
    <w:rsid w:val="00B05615"/>
    <w:rsid w:val="00B0632B"/>
    <w:rsid w:val="00B06640"/>
    <w:rsid w:val="00B066FA"/>
    <w:rsid w:val="00B068AD"/>
    <w:rsid w:val="00B0756E"/>
    <w:rsid w:val="00B10B15"/>
    <w:rsid w:val="00B10CCA"/>
    <w:rsid w:val="00B115B7"/>
    <w:rsid w:val="00B129D3"/>
    <w:rsid w:val="00B12CB0"/>
    <w:rsid w:val="00B12D9E"/>
    <w:rsid w:val="00B12EAB"/>
    <w:rsid w:val="00B134BE"/>
    <w:rsid w:val="00B1361E"/>
    <w:rsid w:val="00B146F7"/>
    <w:rsid w:val="00B1498A"/>
    <w:rsid w:val="00B15337"/>
    <w:rsid w:val="00B153A4"/>
    <w:rsid w:val="00B15AC5"/>
    <w:rsid w:val="00B15D6B"/>
    <w:rsid w:val="00B16516"/>
    <w:rsid w:val="00B1703D"/>
    <w:rsid w:val="00B17A72"/>
    <w:rsid w:val="00B203D8"/>
    <w:rsid w:val="00B20DE9"/>
    <w:rsid w:val="00B20F3D"/>
    <w:rsid w:val="00B21D21"/>
    <w:rsid w:val="00B24683"/>
    <w:rsid w:val="00B24BFE"/>
    <w:rsid w:val="00B261F4"/>
    <w:rsid w:val="00B26C38"/>
    <w:rsid w:val="00B304F9"/>
    <w:rsid w:val="00B306A9"/>
    <w:rsid w:val="00B309B7"/>
    <w:rsid w:val="00B30F00"/>
    <w:rsid w:val="00B31896"/>
    <w:rsid w:val="00B31AED"/>
    <w:rsid w:val="00B32619"/>
    <w:rsid w:val="00B335B0"/>
    <w:rsid w:val="00B33EBA"/>
    <w:rsid w:val="00B348F6"/>
    <w:rsid w:val="00B354E9"/>
    <w:rsid w:val="00B35F30"/>
    <w:rsid w:val="00B37B21"/>
    <w:rsid w:val="00B37E5B"/>
    <w:rsid w:val="00B4010D"/>
    <w:rsid w:val="00B407D6"/>
    <w:rsid w:val="00B41D60"/>
    <w:rsid w:val="00B4230D"/>
    <w:rsid w:val="00B42E8F"/>
    <w:rsid w:val="00B4329F"/>
    <w:rsid w:val="00B44190"/>
    <w:rsid w:val="00B458F1"/>
    <w:rsid w:val="00B4629F"/>
    <w:rsid w:val="00B4701C"/>
    <w:rsid w:val="00B47131"/>
    <w:rsid w:val="00B5004D"/>
    <w:rsid w:val="00B50280"/>
    <w:rsid w:val="00B5082C"/>
    <w:rsid w:val="00B509B9"/>
    <w:rsid w:val="00B51095"/>
    <w:rsid w:val="00B5125B"/>
    <w:rsid w:val="00B517E0"/>
    <w:rsid w:val="00B52E7A"/>
    <w:rsid w:val="00B53433"/>
    <w:rsid w:val="00B5364C"/>
    <w:rsid w:val="00B53A54"/>
    <w:rsid w:val="00B53FDE"/>
    <w:rsid w:val="00B545EF"/>
    <w:rsid w:val="00B548A6"/>
    <w:rsid w:val="00B54B1C"/>
    <w:rsid w:val="00B54D83"/>
    <w:rsid w:val="00B54E25"/>
    <w:rsid w:val="00B555B4"/>
    <w:rsid w:val="00B55ED7"/>
    <w:rsid w:val="00B56541"/>
    <w:rsid w:val="00B57F0F"/>
    <w:rsid w:val="00B60C12"/>
    <w:rsid w:val="00B61269"/>
    <w:rsid w:val="00B62968"/>
    <w:rsid w:val="00B62F14"/>
    <w:rsid w:val="00B632EF"/>
    <w:rsid w:val="00B64165"/>
    <w:rsid w:val="00B64E5D"/>
    <w:rsid w:val="00B65A70"/>
    <w:rsid w:val="00B65E50"/>
    <w:rsid w:val="00B6651A"/>
    <w:rsid w:val="00B66CF8"/>
    <w:rsid w:val="00B66F6A"/>
    <w:rsid w:val="00B67C40"/>
    <w:rsid w:val="00B70DA3"/>
    <w:rsid w:val="00B71239"/>
    <w:rsid w:val="00B71249"/>
    <w:rsid w:val="00B71FDD"/>
    <w:rsid w:val="00B72E8A"/>
    <w:rsid w:val="00B72FBE"/>
    <w:rsid w:val="00B735D2"/>
    <w:rsid w:val="00B74B36"/>
    <w:rsid w:val="00B74FF4"/>
    <w:rsid w:val="00B75160"/>
    <w:rsid w:val="00B751DB"/>
    <w:rsid w:val="00B75708"/>
    <w:rsid w:val="00B75BCC"/>
    <w:rsid w:val="00B764B7"/>
    <w:rsid w:val="00B76794"/>
    <w:rsid w:val="00B7681D"/>
    <w:rsid w:val="00B76DAD"/>
    <w:rsid w:val="00B773F0"/>
    <w:rsid w:val="00B779B7"/>
    <w:rsid w:val="00B77ED1"/>
    <w:rsid w:val="00B809E4"/>
    <w:rsid w:val="00B80FFA"/>
    <w:rsid w:val="00B811D2"/>
    <w:rsid w:val="00B815A7"/>
    <w:rsid w:val="00B821AA"/>
    <w:rsid w:val="00B82745"/>
    <w:rsid w:val="00B82B67"/>
    <w:rsid w:val="00B82F37"/>
    <w:rsid w:val="00B84317"/>
    <w:rsid w:val="00B84B98"/>
    <w:rsid w:val="00B84F58"/>
    <w:rsid w:val="00B850D2"/>
    <w:rsid w:val="00B8527F"/>
    <w:rsid w:val="00B85332"/>
    <w:rsid w:val="00B86B0A"/>
    <w:rsid w:val="00B873D7"/>
    <w:rsid w:val="00B875E4"/>
    <w:rsid w:val="00B919BC"/>
    <w:rsid w:val="00B92A6C"/>
    <w:rsid w:val="00B940CA"/>
    <w:rsid w:val="00B94607"/>
    <w:rsid w:val="00B95EB6"/>
    <w:rsid w:val="00B96077"/>
    <w:rsid w:val="00B97031"/>
    <w:rsid w:val="00B9708D"/>
    <w:rsid w:val="00B97B75"/>
    <w:rsid w:val="00BA0A21"/>
    <w:rsid w:val="00BA1D01"/>
    <w:rsid w:val="00BA2308"/>
    <w:rsid w:val="00BA29DC"/>
    <w:rsid w:val="00BA3925"/>
    <w:rsid w:val="00BA3C73"/>
    <w:rsid w:val="00BA458A"/>
    <w:rsid w:val="00BA55D9"/>
    <w:rsid w:val="00BA5758"/>
    <w:rsid w:val="00BA5A22"/>
    <w:rsid w:val="00BA5C84"/>
    <w:rsid w:val="00BA5E18"/>
    <w:rsid w:val="00BA628C"/>
    <w:rsid w:val="00BA68E3"/>
    <w:rsid w:val="00BA72E8"/>
    <w:rsid w:val="00BA75FD"/>
    <w:rsid w:val="00BB0111"/>
    <w:rsid w:val="00BB0501"/>
    <w:rsid w:val="00BB06F9"/>
    <w:rsid w:val="00BB1AAE"/>
    <w:rsid w:val="00BB32B9"/>
    <w:rsid w:val="00BB3648"/>
    <w:rsid w:val="00BB4C15"/>
    <w:rsid w:val="00BB4E9A"/>
    <w:rsid w:val="00BB66BA"/>
    <w:rsid w:val="00BB706F"/>
    <w:rsid w:val="00BB714A"/>
    <w:rsid w:val="00BB7372"/>
    <w:rsid w:val="00BB7723"/>
    <w:rsid w:val="00BC0231"/>
    <w:rsid w:val="00BC0341"/>
    <w:rsid w:val="00BC08B2"/>
    <w:rsid w:val="00BC0D3E"/>
    <w:rsid w:val="00BC1B74"/>
    <w:rsid w:val="00BC20E1"/>
    <w:rsid w:val="00BC27E8"/>
    <w:rsid w:val="00BC29E2"/>
    <w:rsid w:val="00BC4105"/>
    <w:rsid w:val="00BC51E7"/>
    <w:rsid w:val="00BC57A0"/>
    <w:rsid w:val="00BC6C83"/>
    <w:rsid w:val="00BC7B77"/>
    <w:rsid w:val="00BC7D03"/>
    <w:rsid w:val="00BC7E13"/>
    <w:rsid w:val="00BD149A"/>
    <w:rsid w:val="00BD15F6"/>
    <w:rsid w:val="00BD1A94"/>
    <w:rsid w:val="00BD2061"/>
    <w:rsid w:val="00BD34BA"/>
    <w:rsid w:val="00BD43B4"/>
    <w:rsid w:val="00BD45DD"/>
    <w:rsid w:val="00BD5144"/>
    <w:rsid w:val="00BD65C4"/>
    <w:rsid w:val="00BD6CB4"/>
    <w:rsid w:val="00BD6F83"/>
    <w:rsid w:val="00BD79F6"/>
    <w:rsid w:val="00BE0299"/>
    <w:rsid w:val="00BE07C9"/>
    <w:rsid w:val="00BE091C"/>
    <w:rsid w:val="00BE0C98"/>
    <w:rsid w:val="00BE0E3A"/>
    <w:rsid w:val="00BE49EF"/>
    <w:rsid w:val="00BE521C"/>
    <w:rsid w:val="00BE56BB"/>
    <w:rsid w:val="00BE56F3"/>
    <w:rsid w:val="00BE675A"/>
    <w:rsid w:val="00BE6B51"/>
    <w:rsid w:val="00BE7B8F"/>
    <w:rsid w:val="00BE7F35"/>
    <w:rsid w:val="00BF07B0"/>
    <w:rsid w:val="00BF1C05"/>
    <w:rsid w:val="00BF1DB6"/>
    <w:rsid w:val="00BF2D37"/>
    <w:rsid w:val="00BF3D64"/>
    <w:rsid w:val="00BF40E0"/>
    <w:rsid w:val="00BF4E30"/>
    <w:rsid w:val="00BF52D4"/>
    <w:rsid w:val="00BF7710"/>
    <w:rsid w:val="00BF7B25"/>
    <w:rsid w:val="00BF7DD4"/>
    <w:rsid w:val="00C0233B"/>
    <w:rsid w:val="00C0287B"/>
    <w:rsid w:val="00C0470C"/>
    <w:rsid w:val="00C04F30"/>
    <w:rsid w:val="00C07441"/>
    <w:rsid w:val="00C07B8F"/>
    <w:rsid w:val="00C1052D"/>
    <w:rsid w:val="00C1068C"/>
    <w:rsid w:val="00C11082"/>
    <w:rsid w:val="00C11250"/>
    <w:rsid w:val="00C12266"/>
    <w:rsid w:val="00C12281"/>
    <w:rsid w:val="00C12E19"/>
    <w:rsid w:val="00C1317F"/>
    <w:rsid w:val="00C146D0"/>
    <w:rsid w:val="00C14965"/>
    <w:rsid w:val="00C14D2E"/>
    <w:rsid w:val="00C167BC"/>
    <w:rsid w:val="00C169A1"/>
    <w:rsid w:val="00C212C0"/>
    <w:rsid w:val="00C21843"/>
    <w:rsid w:val="00C226D6"/>
    <w:rsid w:val="00C22F0C"/>
    <w:rsid w:val="00C234A6"/>
    <w:rsid w:val="00C23E14"/>
    <w:rsid w:val="00C24883"/>
    <w:rsid w:val="00C24B53"/>
    <w:rsid w:val="00C2502F"/>
    <w:rsid w:val="00C257A6"/>
    <w:rsid w:val="00C25EEF"/>
    <w:rsid w:val="00C268B9"/>
    <w:rsid w:val="00C26C05"/>
    <w:rsid w:val="00C2A17C"/>
    <w:rsid w:val="00C3150C"/>
    <w:rsid w:val="00C32CBE"/>
    <w:rsid w:val="00C32CD1"/>
    <w:rsid w:val="00C336B4"/>
    <w:rsid w:val="00C3478A"/>
    <w:rsid w:val="00C34BF8"/>
    <w:rsid w:val="00C35518"/>
    <w:rsid w:val="00C35CE4"/>
    <w:rsid w:val="00C36216"/>
    <w:rsid w:val="00C365D6"/>
    <w:rsid w:val="00C366A3"/>
    <w:rsid w:val="00C370C6"/>
    <w:rsid w:val="00C37B0A"/>
    <w:rsid w:val="00C407B3"/>
    <w:rsid w:val="00C41022"/>
    <w:rsid w:val="00C41B24"/>
    <w:rsid w:val="00C425E7"/>
    <w:rsid w:val="00C42D9A"/>
    <w:rsid w:val="00C43055"/>
    <w:rsid w:val="00C4456B"/>
    <w:rsid w:val="00C4568E"/>
    <w:rsid w:val="00C46B03"/>
    <w:rsid w:val="00C47942"/>
    <w:rsid w:val="00C50290"/>
    <w:rsid w:val="00C511ED"/>
    <w:rsid w:val="00C5156B"/>
    <w:rsid w:val="00C516BC"/>
    <w:rsid w:val="00C524DF"/>
    <w:rsid w:val="00C52858"/>
    <w:rsid w:val="00C52C67"/>
    <w:rsid w:val="00C542D7"/>
    <w:rsid w:val="00C551BA"/>
    <w:rsid w:val="00C55945"/>
    <w:rsid w:val="00C56949"/>
    <w:rsid w:val="00C6041F"/>
    <w:rsid w:val="00C60500"/>
    <w:rsid w:val="00C605AB"/>
    <w:rsid w:val="00C60C75"/>
    <w:rsid w:val="00C616F6"/>
    <w:rsid w:val="00C61DC2"/>
    <w:rsid w:val="00C62581"/>
    <w:rsid w:val="00C6264E"/>
    <w:rsid w:val="00C62844"/>
    <w:rsid w:val="00C62C2D"/>
    <w:rsid w:val="00C64298"/>
    <w:rsid w:val="00C64AE3"/>
    <w:rsid w:val="00C65E15"/>
    <w:rsid w:val="00C664F6"/>
    <w:rsid w:val="00C666A4"/>
    <w:rsid w:val="00C66AAD"/>
    <w:rsid w:val="00C66C57"/>
    <w:rsid w:val="00C66D70"/>
    <w:rsid w:val="00C670FA"/>
    <w:rsid w:val="00C705FC"/>
    <w:rsid w:val="00C70F0A"/>
    <w:rsid w:val="00C714BB"/>
    <w:rsid w:val="00C7165D"/>
    <w:rsid w:val="00C721EC"/>
    <w:rsid w:val="00C722D0"/>
    <w:rsid w:val="00C725FE"/>
    <w:rsid w:val="00C72709"/>
    <w:rsid w:val="00C73171"/>
    <w:rsid w:val="00C734D0"/>
    <w:rsid w:val="00C7364C"/>
    <w:rsid w:val="00C73B3B"/>
    <w:rsid w:val="00C742E9"/>
    <w:rsid w:val="00C74EDA"/>
    <w:rsid w:val="00C76589"/>
    <w:rsid w:val="00C773F5"/>
    <w:rsid w:val="00C77A68"/>
    <w:rsid w:val="00C80BF3"/>
    <w:rsid w:val="00C80F55"/>
    <w:rsid w:val="00C81319"/>
    <w:rsid w:val="00C81348"/>
    <w:rsid w:val="00C81DF0"/>
    <w:rsid w:val="00C82285"/>
    <w:rsid w:val="00C83548"/>
    <w:rsid w:val="00C839FD"/>
    <w:rsid w:val="00C8463C"/>
    <w:rsid w:val="00C84D76"/>
    <w:rsid w:val="00C86118"/>
    <w:rsid w:val="00C8624F"/>
    <w:rsid w:val="00C864E2"/>
    <w:rsid w:val="00C86ACB"/>
    <w:rsid w:val="00C903EC"/>
    <w:rsid w:val="00C90CD9"/>
    <w:rsid w:val="00C92184"/>
    <w:rsid w:val="00C92A21"/>
    <w:rsid w:val="00C92A58"/>
    <w:rsid w:val="00C92EA0"/>
    <w:rsid w:val="00C948A2"/>
    <w:rsid w:val="00C95605"/>
    <w:rsid w:val="00C95797"/>
    <w:rsid w:val="00C9784C"/>
    <w:rsid w:val="00CA01A9"/>
    <w:rsid w:val="00CA0468"/>
    <w:rsid w:val="00CA0B0C"/>
    <w:rsid w:val="00CA1416"/>
    <w:rsid w:val="00CA17A6"/>
    <w:rsid w:val="00CA2014"/>
    <w:rsid w:val="00CA2A0A"/>
    <w:rsid w:val="00CA2A3F"/>
    <w:rsid w:val="00CA2BAF"/>
    <w:rsid w:val="00CA4E48"/>
    <w:rsid w:val="00CA4E9A"/>
    <w:rsid w:val="00CA5058"/>
    <w:rsid w:val="00CA590F"/>
    <w:rsid w:val="00CA6F16"/>
    <w:rsid w:val="00CA7B78"/>
    <w:rsid w:val="00CB00BF"/>
    <w:rsid w:val="00CB108C"/>
    <w:rsid w:val="00CB18B0"/>
    <w:rsid w:val="00CB22B5"/>
    <w:rsid w:val="00CB250E"/>
    <w:rsid w:val="00CB3B95"/>
    <w:rsid w:val="00CB63C6"/>
    <w:rsid w:val="00CB6CE2"/>
    <w:rsid w:val="00CB721B"/>
    <w:rsid w:val="00CC0334"/>
    <w:rsid w:val="00CC0402"/>
    <w:rsid w:val="00CC0B85"/>
    <w:rsid w:val="00CC21BD"/>
    <w:rsid w:val="00CC2385"/>
    <w:rsid w:val="00CC250B"/>
    <w:rsid w:val="00CC25A5"/>
    <w:rsid w:val="00CC4E10"/>
    <w:rsid w:val="00CC4FD8"/>
    <w:rsid w:val="00CC510E"/>
    <w:rsid w:val="00CC5836"/>
    <w:rsid w:val="00CC5D25"/>
    <w:rsid w:val="00CC5EB3"/>
    <w:rsid w:val="00CC7227"/>
    <w:rsid w:val="00CC73CC"/>
    <w:rsid w:val="00CC7D6F"/>
    <w:rsid w:val="00CD0CF6"/>
    <w:rsid w:val="00CD12C5"/>
    <w:rsid w:val="00CD16D6"/>
    <w:rsid w:val="00CD1800"/>
    <w:rsid w:val="00CD1CF5"/>
    <w:rsid w:val="00CD2016"/>
    <w:rsid w:val="00CD48FF"/>
    <w:rsid w:val="00CD56F3"/>
    <w:rsid w:val="00CD58F8"/>
    <w:rsid w:val="00CD5C68"/>
    <w:rsid w:val="00CD6D6C"/>
    <w:rsid w:val="00CD7A03"/>
    <w:rsid w:val="00CD7BFA"/>
    <w:rsid w:val="00CE0A77"/>
    <w:rsid w:val="00CE0F2C"/>
    <w:rsid w:val="00CE1E46"/>
    <w:rsid w:val="00CE29AE"/>
    <w:rsid w:val="00CE3AEE"/>
    <w:rsid w:val="00CE3C92"/>
    <w:rsid w:val="00CE4EA2"/>
    <w:rsid w:val="00CE514C"/>
    <w:rsid w:val="00CE5FC6"/>
    <w:rsid w:val="00CE7AE7"/>
    <w:rsid w:val="00CF0326"/>
    <w:rsid w:val="00CF0366"/>
    <w:rsid w:val="00CF0DB2"/>
    <w:rsid w:val="00CF28C9"/>
    <w:rsid w:val="00CF4EE3"/>
    <w:rsid w:val="00CF6220"/>
    <w:rsid w:val="00CF6D22"/>
    <w:rsid w:val="00CF6DEF"/>
    <w:rsid w:val="00CF76EE"/>
    <w:rsid w:val="00D001A7"/>
    <w:rsid w:val="00D01E06"/>
    <w:rsid w:val="00D03B18"/>
    <w:rsid w:val="00D03CF0"/>
    <w:rsid w:val="00D03F19"/>
    <w:rsid w:val="00D04258"/>
    <w:rsid w:val="00D047C1"/>
    <w:rsid w:val="00D05BF6"/>
    <w:rsid w:val="00D06021"/>
    <w:rsid w:val="00D06041"/>
    <w:rsid w:val="00D063C4"/>
    <w:rsid w:val="00D074BD"/>
    <w:rsid w:val="00D10B85"/>
    <w:rsid w:val="00D11583"/>
    <w:rsid w:val="00D118ED"/>
    <w:rsid w:val="00D129F2"/>
    <w:rsid w:val="00D13671"/>
    <w:rsid w:val="00D13CF0"/>
    <w:rsid w:val="00D14403"/>
    <w:rsid w:val="00D16602"/>
    <w:rsid w:val="00D16E4A"/>
    <w:rsid w:val="00D176A3"/>
    <w:rsid w:val="00D17F6F"/>
    <w:rsid w:val="00D208BA"/>
    <w:rsid w:val="00D2146F"/>
    <w:rsid w:val="00D219EB"/>
    <w:rsid w:val="00D22744"/>
    <w:rsid w:val="00D23647"/>
    <w:rsid w:val="00D23653"/>
    <w:rsid w:val="00D23D5A"/>
    <w:rsid w:val="00D24584"/>
    <w:rsid w:val="00D2463B"/>
    <w:rsid w:val="00D255BA"/>
    <w:rsid w:val="00D25ABB"/>
    <w:rsid w:val="00D25D3C"/>
    <w:rsid w:val="00D27806"/>
    <w:rsid w:val="00D30AA2"/>
    <w:rsid w:val="00D31607"/>
    <w:rsid w:val="00D338B0"/>
    <w:rsid w:val="00D33A7C"/>
    <w:rsid w:val="00D34963"/>
    <w:rsid w:val="00D34A2A"/>
    <w:rsid w:val="00D35BD4"/>
    <w:rsid w:val="00D36319"/>
    <w:rsid w:val="00D372F7"/>
    <w:rsid w:val="00D37DBD"/>
    <w:rsid w:val="00D40042"/>
    <w:rsid w:val="00D4082D"/>
    <w:rsid w:val="00D413A6"/>
    <w:rsid w:val="00D4178E"/>
    <w:rsid w:val="00D41FA7"/>
    <w:rsid w:val="00D4200C"/>
    <w:rsid w:val="00D43241"/>
    <w:rsid w:val="00D438F0"/>
    <w:rsid w:val="00D43A56"/>
    <w:rsid w:val="00D43A67"/>
    <w:rsid w:val="00D43B61"/>
    <w:rsid w:val="00D441E8"/>
    <w:rsid w:val="00D44951"/>
    <w:rsid w:val="00D449C1"/>
    <w:rsid w:val="00D449D0"/>
    <w:rsid w:val="00D44E5E"/>
    <w:rsid w:val="00D45DFA"/>
    <w:rsid w:val="00D469B9"/>
    <w:rsid w:val="00D4708B"/>
    <w:rsid w:val="00D47308"/>
    <w:rsid w:val="00D47BCC"/>
    <w:rsid w:val="00D50544"/>
    <w:rsid w:val="00D509FA"/>
    <w:rsid w:val="00D511C0"/>
    <w:rsid w:val="00D5178F"/>
    <w:rsid w:val="00D51EB6"/>
    <w:rsid w:val="00D52641"/>
    <w:rsid w:val="00D5317B"/>
    <w:rsid w:val="00D534A6"/>
    <w:rsid w:val="00D536D0"/>
    <w:rsid w:val="00D53F04"/>
    <w:rsid w:val="00D543B8"/>
    <w:rsid w:val="00D56931"/>
    <w:rsid w:val="00D5714D"/>
    <w:rsid w:val="00D5733B"/>
    <w:rsid w:val="00D577B5"/>
    <w:rsid w:val="00D57D97"/>
    <w:rsid w:val="00D61473"/>
    <w:rsid w:val="00D61680"/>
    <w:rsid w:val="00D61BD4"/>
    <w:rsid w:val="00D620AD"/>
    <w:rsid w:val="00D630FA"/>
    <w:rsid w:val="00D636D2"/>
    <w:rsid w:val="00D637CF"/>
    <w:rsid w:val="00D645E6"/>
    <w:rsid w:val="00D648B7"/>
    <w:rsid w:val="00D64DFF"/>
    <w:rsid w:val="00D6640D"/>
    <w:rsid w:val="00D6700F"/>
    <w:rsid w:val="00D67894"/>
    <w:rsid w:val="00D67AA3"/>
    <w:rsid w:val="00D67CDE"/>
    <w:rsid w:val="00D707E6"/>
    <w:rsid w:val="00D724A4"/>
    <w:rsid w:val="00D73BD4"/>
    <w:rsid w:val="00D74923"/>
    <w:rsid w:val="00D765D6"/>
    <w:rsid w:val="00D76CC6"/>
    <w:rsid w:val="00D77210"/>
    <w:rsid w:val="00D77AD3"/>
    <w:rsid w:val="00D77F1F"/>
    <w:rsid w:val="00D805B6"/>
    <w:rsid w:val="00D834FE"/>
    <w:rsid w:val="00D8356D"/>
    <w:rsid w:val="00D8363A"/>
    <w:rsid w:val="00D84B71"/>
    <w:rsid w:val="00D8587B"/>
    <w:rsid w:val="00D872E5"/>
    <w:rsid w:val="00D87886"/>
    <w:rsid w:val="00D91848"/>
    <w:rsid w:val="00D918FA"/>
    <w:rsid w:val="00D92DF8"/>
    <w:rsid w:val="00D92EC1"/>
    <w:rsid w:val="00D947FB"/>
    <w:rsid w:val="00D94CB4"/>
    <w:rsid w:val="00D95C66"/>
    <w:rsid w:val="00D95ECD"/>
    <w:rsid w:val="00D960B8"/>
    <w:rsid w:val="00DA0240"/>
    <w:rsid w:val="00DA02F4"/>
    <w:rsid w:val="00DA07D0"/>
    <w:rsid w:val="00DA09D0"/>
    <w:rsid w:val="00DA15DC"/>
    <w:rsid w:val="00DA2D65"/>
    <w:rsid w:val="00DA2DB7"/>
    <w:rsid w:val="00DA465F"/>
    <w:rsid w:val="00DA4863"/>
    <w:rsid w:val="00DA4AF6"/>
    <w:rsid w:val="00DA5C03"/>
    <w:rsid w:val="00DA67CF"/>
    <w:rsid w:val="00DA6B94"/>
    <w:rsid w:val="00DA6CEB"/>
    <w:rsid w:val="00DA6ED9"/>
    <w:rsid w:val="00DA7452"/>
    <w:rsid w:val="00DA7BBB"/>
    <w:rsid w:val="00DB02D8"/>
    <w:rsid w:val="00DB0C2E"/>
    <w:rsid w:val="00DB25AF"/>
    <w:rsid w:val="00DB2EA6"/>
    <w:rsid w:val="00DB3DA5"/>
    <w:rsid w:val="00DB4550"/>
    <w:rsid w:val="00DB4D4E"/>
    <w:rsid w:val="00DB524D"/>
    <w:rsid w:val="00DB64DF"/>
    <w:rsid w:val="00DC0A86"/>
    <w:rsid w:val="00DC1B54"/>
    <w:rsid w:val="00DC2714"/>
    <w:rsid w:val="00DC2D08"/>
    <w:rsid w:val="00DC3B87"/>
    <w:rsid w:val="00DC3CF9"/>
    <w:rsid w:val="00DC4012"/>
    <w:rsid w:val="00DC417C"/>
    <w:rsid w:val="00DC4A41"/>
    <w:rsid w:val="00DC523E"/>
    <w:rsid w:val="00DC5F33"/>
    <w:rsid w:val="00DC6FB2"/>
    <w:rsid w:val="00DC712B"/>
    <w:rsid w:val="00DD0499"/>
    <w:rsid w:val="00DD1CCC"/>
    <w:rsid w:val="00DD26F7"/>
    <w:rsid w:val="00DD2BFB"/>
    <w:rsid w:val="00DD2EF4"/>
    <w:rsid w:val="00DD598A"/>
    <w:rsid w:val="00DD631F"/>
    <w:rsid w:val="00DD6389"/>
    <w:rsid w:val="00DD66C0"/>
    <w:rsid w:val="00DD7E11"/>
    <w:rsid w:val="00DD7EB3"/>
    <w:rsid w:val="00DE0049"/>
    <w:rsid w:val="00DE02BE"/>
    <w:rsid w:val="00DE0997"/>
    <w:rsid w:val="00DE1420"/>
    <w:rsid w:val="00DE1CA6"/>
    <w:rsid w:val="00DE2098"/>
    <w:rsid w:val="00DE2528"/>
    <w:rsid w:val="00DE3540"/>
    <w:rsid w:val="00DE4CCC"/>
    <w:rsid w:val="00DE5275"/>
    <w:rsid w:val="00DE5790"/>
    <w:rsid w:val="00DE6330"/>
    <w:rsid w:val="00DE6B22"/>
    <w:rsid w:val="00DE6C6C"/>
    <w:rsid w:val="00DE7DC1"/>
    <w:rsid w:val="00DF02B2"/>
    <w:rsid w:val="00DF08AD"/>
    <w:rsid w:val="00DF0D21"/>
    <w:rsid w:val="00DF188B"/>
    <w:rsid w:val="00DF1B73"/>
    <w:rsid w:val="00DF41B6"/>
    <w:rsid w:val="00DF6C10"/>
    <w:rsid w:val="00DF6F66"/>
    <w:rsid w:val="00DF7265"/>
    <w:rsid w:val="00DF7482"/>
    <w:rsid w:val="00DF7845"/>
    <w:rsid w:val="00DF7AF6"/>
    <w:rsid w:val="00DF7DDF"/>
    <w:rsid w:val="00DF7EEE"/>
    <w:rsid w:val="00E007AC"/>
    <w:rsid w:val="00E00933"/>
    <w:rsid w:val="00E00D84"/>
    <w:rsid w:val="00E031A4"/>
    <w:rsid w:val="00E03733"/>
    <w:rsid w:val="00E04110"/>
    <w:rsid w:val="00E0482F"/>
    <w:rsid w:val="00E05199"/>
    <w:rsid w:val="00E05449"/>
    <w:rsid w:val="00E0578C"/>
    <w:rsid w:val="00E05F51"/>
    <w:rsid w:val="00E0731F"/>
    <w:rsid w:val="00E075DF"/>
    <w:rsid w:val="00E11504"/>
    <w:rsid w:val="00E11E83"/>
    <w:rsid w:val="00E12291"/>
    <w:rsid w:val="00E1235E"/>
    <w:rsid w:val="00E1239A"/>
    <w:rsid w:val="00E13B20"/>
    <w:rsid w:val="00E13C87"/>
    <w:rsid w:val="00E1432C"/>
    <w:rsid w:val="00E14571"/>
    <w:rsid w:val="00E151AF"/>
    <w:rsid w:val="00E16249"/>
    <w:rsid w:val="00E1766C"/>
    <w:rsid w:val="00E17A06"/>
    <w:rsid w:val="00E17FB2"/>
    <w:rsid w:val="00E2055C"/>
    <w:rsid w:val="00E213AF"/>
    <w:rsid w:val="00E21858"/>
    <w:rsid w:val="00E21C12"/>
    <w:rsid w:val="00E231E4"/>
    <w:rsid w:val="00E24B31"/>
    <w:rsid w:val="00E24DAB"/>
    <w:rsid w:val="00E2594C"/>
    <w:rsid w:val="00E25F26"/>
    <w:rsid w:val="00E27145"/>
    <w:rsid w:val="00E2716B"/>
    <w:rsid w:val="00E278E9"/>
    <w:rsid w:val="00E30042"/>
    <w:rsid w:val="00E30988"/>
    <w:rsid w:val="00E31B52"/>
    <w:rsid w:val="00E32717"/>
    <w:rsid w:val="00E32FA2"/>
    <w:rsid w:val="00E35498"/>
    <w:rsid w:val="00E3585B"/>
    <w:rsid w:val="00E3597D"/>
    <w:rsid w:val="00E35FB1"/>
    <w:rsid w:val="00E3605B"/>
    <w:rsid w:val="00E374C9"/>
    <w:rsid w:val="00E40524"/>
    <w:rsid w:val="00E41888"/>
    <w:rsid w:val="00E4268F"/>
    <w:rsid w:val="00E426AA"/>
    <w:rsid w:val="00E426CD"/>
    <w:rsid w:val="00E42B62"/>
    <w:rsid w:val="00E434A9"/>
    <w:rsid w:val="00E43FD7"/>
    <w:rsid w:val="00E44848"/>
    <w:rsid w:val="00E44E75"/>
    <w:rsid w:val="00E45828"/>
    <w:rsid w:val="00E46029"/>
    <w:rsid w:val="00E463E5"/>
    <w:rsid w:val="00E466C7"/>
    <w:rsid w:val="00E467DC"/>
    <w:rsid w:val="00E502F5"/>
    <w:rsid w:val="00E51514"/>
    <w:rsid w:val="00E5237B"/>
    <w:rsid w:val="00E5288D"/>
    <w:rsid w:val="00E534A4"/>
    <w:rsid w:val="00E53942"/>
    <w:rsid w:val="00E56135"/>
    <w:rsid w:val="00E56F11"/>
    <w:rsid w:val="00E571D8"/>
    <w:rsid w:val="00E6017A"/>
    <w:rsid w:val="00E61291"/>
    <w:rsid w:val="00E630A1"/>
    <w:rsid w:val="00E632F9"/>
    <w:rsid w:val="00E636CF"/>
    <w:rsid w:val="00E63E4E"/>
    <w:rsid w:val="00E64C75"/>
    <w:rsid w:val="00E64D6B"/>
    <w:rsid w:val="00E64D7C"/>
    <w:rsid w:val="00E6510D"/>
    <w:rsid w:val="00E6582B"/>
    <w:rsid w:val="00E67671"/>
    <w:rsid w:val="00E67C9E"/>
    <w:rsid w:val="00E67CBD"/>
    <w:rsid w:val="00E67E02"/>
    <w:rsid w:val="00E67E43"/>
    <w:rsid w:val="00E67FA7"/>
    <w:rsid w:val="00E706D2"/>
    <w:rsid w:val="00E70786"/>
    <w:rsid w:val="00E7083B"/>
    <w:rsid w:val="00E70C85"/>
    <w:rsid w:val="00E71B11"/>
    <w:rsid w:val="00E739D5"/>
    <w:rsid w:val="00E74059"/>
    <w:rsid w:val="00E740EA"/>
    <w:rsid w:val="00E74B36"/>
    <w:rsid w:val="00E74E15"/>
    <w:rsid w:val="00E74E28"/>
    <w:rsid w:val="00E75083"/>
    <w:rsid w:val="00E758F8"/>
    <w:rsid w:val="00E758FC"/>
    <w:rsid w:val="00E80EE6"/>
    <w:rsid w:val="00E812C4"/>
    <w:rsid w:val="00E822ED"/>
    <w:rsid w:val="00E824C7"/>
    <w:rsid w:val="00E832D5"/>
    <w:rsid w:val="00E850C6"/>
    <w:rsid w:val="00E85357"/>
    <w:rsid w:val="00E856CA"/>
    <w:rsid w:val="00E90520"/>
    <w:rsid w:val="00E91496"/>
    <w:rsid w:val="00E91923"/>
    <w:rsid w:val="00E91E87"/>
    <w:rsid w:val="00E9316C"/>
    <w:rsid w:val="00E94D68"/>
    <w:rsid w:val="00E94D7E"/>
    <w:rsid w:val="00E95443"/>
    <w:rsid w:val="00E9597F"/>
    <w:rsid w:val="00E96060"/>
    <w:rsid w:val="00E962EF"/>
    <w:rsid w:val="00E96A79"/>
    <w:rsid w:val="00EA044F"/>
    <w:rsid w:val="00EA1454"/>
    <w:rsid w:val="00EA2182"/>
    <w:rsid w:val="00EA24B0"/>
    <w:rsid w:val="00EA3E72"/>
    <w:rsid w:val="00EA3FB6"/>
    <w:rsid w:val="00EA4001"/>
    <w:rsid w:val="00EA524A"/>
    <w:rsid w:val="00EA5B08"/>
    <w:rsid w:val="00EA5B13"/>
    <w:rsid w:val="00EA68C0"/>
    <w:rsid w:val="00EA6A14"/>
    <w:rsid w:val="00EA76E5"/>
    <w:rsid w:val="00EB00AB"/>
    <w:rsid w:val="00EB1283"/>
    <w:rsid w:val="00EB2F2D"/>
    <w:rsid w:val="00EB3261"/>
    <w:rsid w:val="00EB3B86"/>
    <w:rsid w:val="00EB3D26"/>
    <w:rsid w:val="00EB4B5A"/>
    <w:rsid w:val="00EB6693"/>
    <w:rsid w:val="00EB6A3D"/>
    <w:rsid w:val="00EB7155"/>
    <w:rsid w:val="00EC0D76"/>
    <w:rsid w:val="00EC12E7"/>
    <w:rsid w:val="00EC201C"/>
    <w:rsid w:val="00EC216C"/>
    <w:rsid w:val="00EC219B"/>
    <w:rsid w:val="00EC2716"/>
    <w:rsid w:val="00EC2E1C"/>
    <w:rsid w:val="00EC3EBF"/>
    <w:rsid w:val="00EC449B"/>
    <w:rsid w:val="00EC4B10"/>
    <w:rsid w:val="00EC75C7"/>
    <w:rsid w:val="00ED0BB4"/>
    <w:rsid w:val="00ED0C1B"/>
    <w:rsid w:val="00ED0E88"/>
    <w:rsid w:val="00ED17E1"/>
    <w:rsid w:val="00ED196B"/>
    <w:rsid w:val="00ED2726"/>
    <w:rsid w:val="00ED2B6C"/>
    <w:rsid w:val="00ED2D93"/>
    <w:rsid w:val="00ED3143"/>
    <w:rsid w:val="00ED434C"/>
    <w:rsid w:val="00ED5BF7"/>
    <w:rsid w:val="00ED62C4"/>
    <w:rsid w:val="00ED6421"/>
    <w:rsid w:val="00ED6586"/>
    <w:rsid w:val="00ED79CE"/>
    <w:rsid w:val="00EE0B12"/>
    <w:rsid w:val="00EE17DC"/>
    <w:rsid w:val="00EE1CE5"/>
    <w:rsid w:val="00EE4CDD"/>
    <w:rsid w:val="00EE6B0B"/>
    <w:rsid w:val="00EE709A"/>
    <w:rsid w:val="00EF0B45"/>
    <w:rsid w:val="00EF0C6A"/>
    <w:rsid w:val="00EF0CA2"/>
    <w:rsid w:val="00EF11B1"/>
    <w:rsid w:val="00EF14C6"/>
    <w:rsid w:val="00EF1B20"/>
    <w:rsid w:val="00EF282F"/>
    <w:rsid w:val="00EF5508"/>
    <w:rsid w:val="00EF5D87"/>
    <w:rsid w:val="00EF71E6"/>
    <w:rsid w:val="00EF7BA4"/>
    <w:rsid w:val="00EF7D55"/>
    <w:rsid w:val="00EF7EB2"/>
    <w:rsid w:val="00F00101"/>
    <w:rsid w:val="00F00D75"/>
    <w:rsid w:val="00F00E46"/>
    <w:rsid w:val="00F01B06"/>
    <w:rsid w:val="00F02099"/>
    <w:rsid w:val="00F02DBD"/>
    <w:rsid w:val="00F03131"/>
    <w:rsid w:val="00F04E45"/>
    <w:rsid w:val="00F04F37"/>
    <w:rsid w:val="00F0521F"/>
    <w:rsid w:val="00F063A7"/>
    <w:rsid w:val="00F06845"/>
    <w:rsid w:val="00F11C81"/>
    <w:rsid w:val="00F12C34"/>
    <w:rsid w:val="00F130D1"/>
    <w:rsid w:val="00F148D8"/>
    <w:rsid w:val="00F14B9F"/>
    <w:rsid w:val="00F15365"/>
    <w:rsid w:val="00F15B56"/>
    <w:rsid w:val="00F15FA0"/>
    <w:rsid w:val="00F16EAF"/>
    <w:rsid w:val="00F170D8"/>
    <w:rsid w:val="00F17461"/>
    <w:rsid w:val="00F202E5"/>
    <w:rsid w:val="00F2057B"/>
    <w:rsid w:val="00F2080F"/>
    <w:rsid w:val="00F20D9D"/>
    <w:rsid w:val="00F20E01"/>
    <w:rsid w:val="00F223A8"/>
    <w:rsid w:val="00F22FCB"/>
    <w:rsid w:val="00F237E5"/>
    <w:rsid w:val="00F24B5F"/>
    <w:rsid w:val="00F24DF9"/>
    <w:rsid w:val="00F264C2"/>
    <w:rsid w:val="00F26995"/>
    <w:rsid w:val="00F26FC5"/>
    <w:rsid w:val="00F3093F"/>
    <w:rsid w:val="00F311D9"/>
    <w:rsid w:val="00F3185E"/>
    <w:rsid w:val="00F3397C"/>
    <w:rsid w:val="00F33C8C"/>
    <w:rsid w:val="00F342F3"/>
    <w:rsid w:val="00F34420"/>
    <w:rsid w:val="00F35202"/>
    <w:rsid w:val="00F3560B"/>
    <w:rsid w:val="00F35B17"/>
    <w:rsid w:val="00F36DA9"/>
    <w:rsid w:val="00F372F5"/>
    <w:rsid w:val="00F37724"/>
    <w:rsid w:val="00F407BE"/>
    <w:rsid w:val="00F40C5E"/>
    <w:rsid w:val="00F40CEA"/>
    <w:rsid w:val="00F416ED"/>
    <w:rsid w:val="00F41749"/>
    <w:rsid w:val="00F41B36"/>
    <w:rsid w:val="00F43DB4"/>
    <w:rsid w:val="00F441B2"/>
    <w:rsid w:val="00F4451E"/>
    <w:rsid w:val="00F44BB2"/>
    <w:rsid w:val="00F44DDD"/>
    <w:rsid w:val="00F45145"/>
    <w:rsid w:val="00F45997"/>
    <w:rsid w:val="00F46093"/>
    <w:rsid w:val="00F47323"/>
    <w:rsid w:val="00F47749"/>
    <w:rsid w:val="00F51160"/>
    <w:rsid w:val="00F53086"/>
    <w:rsid w:val="00F540C8"/>
    <w:rsid w:val="00F546B5"/>
    <w:rsid w:val="00F54B93"/>
    <w:rsid w:val="00F54F4C"/>
    <w:rsid w:val="00F56088"/>
    <w:rsid w:val="00F5638F"/>
    <w:rsid w:val="00F5658C"/>
    <w:rsid w:val="00F56715"/>
    <w:rsid w:val="00F571D1"/>
    <w:rsid w:val="00F60159"/>
    <w:rsid w:val="00F616D5"/>
    <w:rsid w:val="00F61E9B"/>
    <w:rsid w:val="00F62FDB"/>
    <w:rsid w:val="00F63117"/>
    <w:rsid w:val="00F6399E"/>
    <w:rsid w:val="00F63F54"/>
    <w:rsid w:val="00F6432F"/>
    <w:rsid w:val="00F64640"/>
    <w:rsid w:val="00F65502"/>
    <w:rsid w:val="00F66708"/>
    <w:rsid w:val="00F703FB"/>
    <w:rsid w:val="00F7063A"/>
    <w:rsid w:val="00F70B5B"/>
    <w:rsid w:val="00F70D86"/>
    <w:rsid w:val="00F71E87"/>
    <w:rsid w:val="00F72CD6"/>
    <w:rsid w:val="00F73438"/>
    <w:rsid w:val="00F74955"/>
    <w:rsid w:val="00F75A88"/>
    <w:rsid w:val="00F76729"/>
    <w:rsid w:val="00F7716F"/>
    <w:rsid w:val="00F77D2B"/>
    <w:rsid w:val="00F802BD"/>
    <w:rsid w:val="00F814C5"/>
    <w:rsid w:val="00F822E1"/>
    <w:rsid w:val="00F827A1"/>
    <w:rsid w:val="00F82FD8"/>
    <w:rsid w:val="00F842F1"/>
    <w:rsid w:val="00F86725"/>
    <w:rsid w:val="00F8780B"/>
    <w:rsid w:val="00F87C3F"/>
    <w:rsid w:val="00F907FA"/>
    <w:rsid w:val="00F916F9"/>
    <w:rsid w:val="00F92D64"/>
    <w:rsid w:val="00F9468C"/>
    <w:rsid w:val="00F94A0E"/>
    <w:rsid w:val="00F9539B"/>
    <w:rsid w:val="00F95B67"/>
    <w:rsid w:val="00F964E2"/>
    <w:rsid w:val="00F96913"/>
    <w:rsid w:val="00FA005C"/>
    <w:rsid w:val="00FA00A6"/>
    <w:rsid w:val="00FA0D31"/>
    <w:rsid w:val="00FA177C"/>
    <w:rsid w:val="00FA19E7"/>
    <w:rsid w:val="00FA230B"/>
    <w:rsid w:val="00FA2DF4"/>
    <w:rsid w:val="00FA3B5F"/>
    <w:rsid w:val="00FA3FFB"/>
    <w:rsid w:val="00FA4E9E"/>
    <w:rsid w:val="00FA4F7D"/>
    <w:rsid w:val="00FA6400"/>
    <w:rsid w:val="00FA77EC"/>
    <w:rsid w:val="00FA77EE"/>
    <w:rsid w:val="00FA7E07"/>
    <w:rsid w:val="00FB02C6"/>
    <w:rsid w:val="00FB0E91"/>
    <w:rsid w:val="00FB1417"/>
    <w:rsid w:val="00FB1425"/>
    <w:rsid w:val="00FB1E96"/>
    <w:rsid w:val="00FB21E1"/>
    <w:rsid w:val="00FB240E"/>
    <w:rsid w:val="00FB2BC5"/>
    <w:rsid w:val="00FB2C9F"/>
    <w:rsid w:val="00FB2CBE"/>
    <w:rsid w:val="00FB36DF"/>
    <w:rsid w:val="00FB54C1"/>
    <w:rsid w:val="00FB58E1"/>
    <w:rsid w:val="00FB7F84"/>
    <w:rsid w:val="00FC0091"/>
    <w:rsid w:val="00FC1828"/>
    <w:rsid w:val="00FC21CE"/>
    <w:rsid w:val="00FC2699"/>
    <w:rsid w:val="00FC4DDB"/>
    <w:rsid w:val="00FC58A5"/>
    <w:rsid w:val="00FC5C92"/>
    <w:rsid w:val="00FC5F9A"/>
    <w:rsid w:val="00FD015F"/>
    <w:rsid w:val="00FD1036"/>
    <w:rsid w:val="00FD128F"/>
    <w:rsid w:val="00FD1318"/>
    <w:rsid w:val="00FD1CC6"/>
    <w:rsid w:val="00FD2DCB"/>
    <w:rsid w:val="00FD2E98"/>
    <w:rsid w:val="00FD3E51"/>
    <w:rsid w:val="00FD49A8"/>
    <w:rsid w:val="00FD64CA"/>
    <w:rsid w:val="00FE0478"/>
    <w:rsid w:val="00FE1AC2"/>
    <w:rsid w:val="00FE22FB"/>
    <w:rsid w:val="00FE3245"/>
    <w:rsid w:val="00FE4B70"/>
    <w:rsid w:val="00FE4C6A"/>
    <w:rsid w:val="00FE4F32"/>
    <w:rsid w:val="00FE585E"/>
    <w:rsid w:val="00FE60AB"/>
    <w:rsid w:val="00FE6994"/>
    <w:rsid w:val="00FE79AA"/>
    <w:rsid w:val="00FE983D"/>
    <w:rsid w:val="00FF0B95"/>
    <w:rsid w:val="00FF111D"/>
    <w:rsid w:val="00FF16EB"/>
    <w:rsid w:val="00FF19A2"/>
    <w:rsid w:val="00FF1AD8"/>
    <w:rsid w:val="00FF395C"/>
    <w:rsid w:val="00FF3C33"/>
    <w:rsid w:val="00FF3FD7"/>
    <w:rsid w:val="00FF4A76"/>
    <w:rsid w:val="00FF4D4E"/>
    <w:rsid w:val="00FF4EB9"/>
    <w:rsid w:val="00FF5131"/>
    <w:rsid w:val="00FF5318"/>
    <w:rsid w:val="00FF5D1E"/>
    <w:rsid w:val="00FF711F"/>
    <w:rsid w:val="0110BD23"/>
    <w:rsid w:val="01118FC7"/>
    <w:rsid w:val="011FFD5A"/>
    <w:rsid w:val="01310073"/>
    <w:rsid w:val="013118A6"/>
    <w:rsid w:val="01409371"/>
    <w:rsid w:val="0142DC76"/>
    <w:rsid w:val="014E13E8"/>
    <w:rsid w:val="015B4BA4"/>
    <w:rsid w:val="01605F0C"/>
    <w:rsid w:val="01612CC4"/>
    <w:rsid w:val="01667D52"/>
    <w:rsid w:val="0168FCAF"/>
    <w:rsid w:val="016AD794"/>
    <w:rsid w:val="016C3609"/>
    <w:rsid w:val="017A64C4"/>
    <w:rsid w:val="0186C17F"/>
    <w:rsid w:val="018B7717"/>
    <w:rsid w:val="0191F891"/>
    <w:rsid w:val="019510AC"/>
    <w:rsid w:val="019DE2DA"/>
    <w:rsid w:val="01BA1083"/>
    <w:rsid w:val="01BF3EA0"/>
    <w:rsid w:val="01CAD069"/>
    <w:rsid w:val="01EE8502"/>
    <w:rsid w:val="0213D9A7"/>
    <w:rsid w:val="02157004"/>
    <w:rsid w:val="0242909E"/>
    <w:rsid w:val="024D6A13"/>
    <w:rsid w:val="025999FB"/>
    <w:rsid w:val="0264EE09"/>
    <w:rsid w:val="0282054B"/>
    <w:rsid w:val="02A2F051"/>
    <w:rsid w:val="02A59E48"/>
    <w:rsid w:val="02AB03E2"/>
    <w:rsid w:val="02ADFC56"/>
    <w:rsid w:val="02B3C03A"/>
    <w:rsid w:val="02B7120A"/>
    <w:rsid w:val="02E047FE"/>
    <w:rsid w:val="02E45A52"/>
    <w:rsid w:val="02EEDAA5"/>
    <w:rsid w:val="02F0FBC2"/>
    <w:rsid w:val="0307A0C4"/>
    <w:rsid w:val="031B04CD"/>
    <w:rsid w:val="03202CB7"/>
    <w:rsid w:val="0347E7E5"/>
    <w:rsid w:val="034B2DFC"/>
    <w:rsid w:val="035286C1"/>
    <w:rsid w:val="035F92CE"/>
    <w:rsid w:val="037686FA"/>
    <w:rsid w:val="038A226C"/>
    <w:rsid w:val="03968FE7"/>
    <w:rsid w:val="03BEA0FD"/>
    <w:rsid w:val="03C78231"/>
    <w:rsid w:val="03CD1EBA"/>
    <w:rsid w:val="03E2AB26"/>
    <w:rsid w:val="03E5AD40"/>
    <w:rsid w:val="03F3CBF3"/>
    <w:rsid w:val="03FA518B"/>
    <w:rsid w:val="040295E1"/>
    <w:rsid w:val="0408AB61"/>
    <w:rsid w:val="040F0EEB"/>
    <w:rsid w:val="044C0646"/>
    <w:rsid w:val="046D2D55"/>
    <w:rsid w:val="04843C96"/>
    <w:rsid w:val="0484A856"/>
    <w:rsid w:val="048F0A92"/>
    <w:rsid w:val="04A38A0F"/>
    <w:rsid w:val="04A47BA7"/>
    <w:rsid w:val="04BB7633"/>
    <w:rsid w:val="04BD6E50"/>
    <w:rsid w:val="04E256C5"/>
    <w:rsid w:val="04FC39DA"/>
    <w:rsid w:val="051C2EEF"/>
    <w:rsid w:val="05406F34"/>
    <w:rsid w:val="05430308"/>
    <w:rsid w:val="05590066"/>
    <w:rsid w:val="055A574B"/>
    <w:rsid w:val="05663DEE"/>
    <w:rsid w:val="057CC41C"/>
    <w:rsid w:val="05825B08"/>
    <w:rsid w:val="0582F122"/>
    <w:rsid w:val="05848DC2"/>
    <w:rsid w:val="0587F887"/>
    <w:rsid w:val="059FB952"/>
    <w:rsid w:val="05B2D4CB"/>
    <w:rsid w:val="05C0CBF5"/>
    <w:rsid w:val="05C1D357"/>
    <w:rsid w:val="05DEEE82"/>
    <w:rsid w:val="05E99E71"/>
    <w:rsid w:val="05EBB7D7"/>
    <w:rsid w:val="05FA31A3"/>
    <w:rsid w:val="06063CF8"/>
    <w:rsid w:val="0606F326"/>
    <w:rsid w:val="06080BFD"/>
    <w:rsid w:val="060BB17B"/>
    <w:rsid w:val="06125395"/>
    <w:rsid w:val="062AEB7A"/>
    <w:rsid w:val="064107B8"/>
    <w:rsid w:val="065EC728"/>
    <w:rsid w:val="067EDF81"/>
    <w:rsid w:val="0694E3DE"/>
    <w:rsid w:val="069AE740"/>
    <w:rsid w:val="06BBAFAB"/>
    <w:rsid w:val="06C4771C"/>
    <w:rsid w:val="06E07966"/>
    <w:rsid w:val="06FC67A8"/>
    <w:rsid w:val="06FF4B4F"/>
    <w:rsid w:val="07074470"/>
    <w:rsid w:val="0707785D"/>
    <w:rsid w:val="070DB847"/>
    <w:rsid w:val="072A34D6"/>
    <w:rsid w:val="0732E8B1"/>
    <w:rsid w:val="073752DF"/>
    <w:rsid w:val="074FAD6D"/>
    <w:rsid w:val="075FECEB"/>
    <w:rsid w:val="076C402F"/>
    <w:rsid w:val="07712489"/>
    <w:rsid w:val="0773A979"/>
    <w:rsid w:val="0795B232"/>
    <w:rsid w:val="0799621C"/>
    <w:rsid w:val="07B6DF28"/>
    <w:rsid w:val="07DEBE26"/>
    <w:rsid w:val="07F2C2E5"/>
    <w:rsid w:val="07F35594"/>
    <w:rsid w:val="07FBE9B6"/>
    <w:rsid w:val="0821294A"/>
    <w:rsid w:val="08311806"/>
    <w:rsid w:val="08366478"/>
    <w:rsid w:val="083FCE85"/>
    <w:rsid w:val="084E4279"/>
    <w:rsid w:val="08716D57"/>
    <w:rsid w:val="0871E877"/>
    <w:rsid w:val="088A18F2"/>
    <w:rsid w:val="088C1F4D"/>
    <w:rsid w:val="08ABA177"/>
    <w:rsid w:val="08B66A14"/>
    <w:rsid w:val="08BB34AD"/>
    <w:rsid w:val="08C8726E"/>
    <w:rsid w:val="08D0B5C0"/>
    <w:rsid w:val="08D0C8DE"/>
    <w:rsid w:val="08D62997"/>
    <w:rsid w:val="08E8B0C8"/>
    <w:rsid w:val="08ED2C5C"/>
    <w:rsid w:val="08F4BEF3"/>
    <w:rsid w:val="0900BB9B"/>
    <w:rsid w:val="09025F2B"/>
    <w:rsid w:val="0925850C"/>
    <w:rsid w:val="0926971F"/>
    <w:rsid w:val="092BE2AD"/>
    <w:rsid w:val="094C0BCA"/>
    <w:rsid w:val="09517EB9"/>
    <w:rsid w:val="096A2A4A"/>
    <w:rsid w:val="096BBC83"/>
    <w:rsid w:val="096BE93F"/>
    <w:rsid w:val="096CFA7E"/>
    <w:rsid w:val="096FAA3A"/>
    <w:rsid w:val="09748C8C"/>
    <w:rsid w:val="0999D2F6"/>
    <w:rsid w:val="099A3AAD"/>
    <w:rsid w:val="09B7D473"/>
    <w:rsid w:val="09B88D03"/>
    <w:rsid w:val="09BE14F6"/>
    <w:rsid w:val="09CDAC99"/>
    <w:rsid w:val="09CEE236"/>
    <w:rsid w:val="09D06326"/>
    <w:rsid w:val="09D3E1F3"/>
    <w:rsid w:val="09DB4D95"/>
    <w:rsid w:val="09F453EB"/>
    <w:rsid w:val="09F9290A"/>
    <w:rsid w:val="09FF89D6"/>
    <w:rsid w:val="0A0A40D9"/>
    <w:rsid w:val="0A1D3CC1"/>
    <w:rsid w:val="0A280C27"/>
    <w:rsid w:val="0A4BD16D"/>
    <w:rsid w:val="0A52A0F0"/>
    <w:rsid w:val="0A798234"/>
    <w:rsid w:val="0A7B31AE"/>
    <w:rsid w:val="0A84C331"/>
    <w:rsid w:val="0A8C9898"/>
    <w:rsid w:val="0A98840E"/>
    <w:rsid w:val="0A9D0A63"/>
    <w:rsid w:val="0AB060DB"/>
    <w:rsid w:val="0AB117B2"/>
    <w:rsid w:val="0AB13224"/>
    <w:rsid w:val="0AD51FA1"/>
    <w:rsid w:val="0AF1EBEB"/>
    <w:rsid w:val="0AF25BB0"/>
    <w:rsid w:val="0AFC95B3"/>
    <w:rsid w:val="0B0E5137"/>
    <w:rsid w:val="0B10ECFE"/>
    <w:rsid w:val="0B262944"/>
    <w:rsid w:val="0B3AB92B"/>
    <w:rsid w:val="0B3B2D84"/>
    <w:rsid w:val="0B41DA29"/>
    <w:rsid w:val="0B42B27E"/>
    <w:rsid w:val="0B49F60D"/>
    <w:rsid w:val="0B52C86F"/>
    <w:rsid w:val="0B5A6FCB"/>
    <w:rsid w:val="0B64256F"/>
    <w:rsid w:val="0B686DC4"/>
    <w:rsid w:val="0B6B8BB7"/>
    <w:rsid w:val="0B6DBF9F"/>
    <w:rsid w:val="0B80D67A"/>
    <w:rsid w:val="0B8CE1E6"/>
    <w:rsid w:val="0B8ECD72"/>
    <w:rsid w:val="0BB02592"/>
    <w:rsid w:val="0BB7A361"/>
    <w:rsid w:val="0BC3A46C"/>
    <w:rsid w:val="0BC598DE"/>
    <w:rsid w:val="0BCA94DA"/>
    <w:rsid w:val="0BD36A07"/>
    <w:rsid w:val="0BEB553A"/>
    <w:rsid w:val="0BEEBDE7"/>
    <w:rsid w:val="0C08C4FA"/>
    <w:rsid w:val="0C256E17"/>
    <w:rsid w:val="0C5DC78F"/>
    <w:rsid w:val="0C5FB70E"/>
    <w:rsid w:val="0C787194"/>
    <w:rsid w:val="0C84324F"/>
    <w:rsid w:val="0C8BA0A2"/>
    <w:rsid w:val="0C96FC84"/>
    <w:rsid w:val="0CB8EFED"/>
    <w:rsid w:val="0CC3BF1D"/>
    <w:rsid w:val="0CC3F950"/>
    <w:rsid w:val="0CC57AC4"/>
    <w:rsid w:val="0CDB0611"/>
    <w:rsid w:val="0CF8B36E"/>
    <w:rsid w:val="0D0572FC"/>
    <w:rsid w:val="0D0FBF40"/>
    <w:rsid w:val="0D12BF65"/>
    <w:rsid w:val="0D1746F3"/>
    <w:rsid w:val="0D1CC4FB"/>
    <w:rsid w:val="0D227478"/>
    <w:rsid w:val="0D244AE2"/>
    <w:rsid w:val="0D49A7A5"/>
    <w:rsid w:val="0D5DE7DE"/>
    <w:rsid w:val="0D69EDFF"/>
    <w:rsid w:val="0D728BF8"/>
    <w:rsid w:val="0DABC26E"/>
    <w:rsid w:val="0DBF2CB2"/>
    <w:rsid w:val="0DC560AE"/>
    <w:rsid w:val="0DDE19CA"/>
    <w:rsid w:val="0DF5A37D"/>
    <w:rsid w:val="0DF68048"/>
    <w:rsid w:val="0DFAEC27"/>
    <w:rsid w:val="0E01FF3A"/>
    <w:rsid w:val="0E0A05AB"/>
    <w:rsid w:val="0E134084"/>
    <w:rsid w:val="0E287FBC"/>
    <w:rsid w:val="0E338D27"/>
    <w:rsid w:val="0E3B5103"/>
    <w:rsid w:val="0E49206D"/>
    <w:rsid w:val="0E5051DB"/>
    <w:rsid w:val="0E5D4F9F"/>
    <w:rsid w:val="0E639142"/>
    <w:rsid w:val="0E7012FF"/>
    <w:rsid w:val="0E79C2A6"/>
    <w:rsid w:val="0E82C150"/>
    <w:rsid w:val="0E85E5A2"/>
    <w:rsid w:val="0E876060"/>
    <w:rsid w:val="0E8F1A0A"/>
    <w:rsid w:val="0E949010"/>
    <w:rsid w:val="0EA8EEA3"/>
    <w:rsid w:val="0EB79D68"/>
    <w:rsid w:val="0EBE9DC7"/>
    <w:rsid w:val="0EC35B4A"/>
    <w:rsid w:val="0ECE2B03"/>
    <w:rsid w:val="0EE8C46F"/>
    <w:rsid w:val="0EF833BF"/>
    <w:rsid w:val="0EFC459B"/>
    <w:rsid w:val="0F11CC63"/>
    <w:rsid w:val="0F193DCC"/>
    <w:rsid w:val="0F1D41F0"/>
    <w:rsid w:val="0F385AE4"/>
    <w:rsid w:val="0F433894"/>
    <w:rsid w:val="0F48D763"/>
    <w:rsid w:val="0F4D6F10"/>
    <w:rsid w:val="0F4F0184"/>
    <w:rsid w:val="0F50787A"/>
    <w:rsid w:val="0F524EF6"/>
    <w:rsid w:val="0F64B034"/>
    <w:rsid w:val="0F776850"/>
    <w:rsid w:val="0F7E71DB"/>
    <w:rsid w:val="0F7E8A12"/>
    <w:rsid w:val="0F86A8B9"/>
    <w:rsid w:val="0F989BCF"/>
    <w:rsid w:val="0FA016B9"/>
    <w:rsid w:val="0FB00A03"/>
    <w:rsid w:val="0FCB42EA"/>
    <w:rsid w:val="0FCC763B"/>
    <w:rsid w:val="0FD80D1E"/>
    <w:rsid w:val="0FD9FB41"/>
    <w:rsid w:val="0FE72753"/>
    <w:rsid w:val="0FF11C72"/>
    <w:rsid w:val="0FF7400F"/>
    <w:rsid w:val="1019190F"/>
    <w:rsid w:val="1029D156"/>
    <w:rsid w:val="102B0DAA"/>
    <w:rsid w:val="103BCF41"/>
    <w:rsid w:val="1054403D"/>
    <w:rsid w:val="105AF1B7"/>
    <w:rsid w:val="1067D709"/>
    <w:rsid w:val="1090CE8E"/>
    <w:rsid w:val="10966848"/>
    <w:rsid w:val="109F9B89"/>
    <w:rsid w:val="10A44066"/>
    <w:rsid w:val="10AD3ACF"/>
    <w:rsid w:val="10B9DD81"/>
    <w:rsid w:val="10C72CBF"/>
    <w:rsid w:val="10C937F8"/>
    <w:rsid w:val="10DCA0A8"/>
    <w:rsid w:val="10DE0EC9"/>
    <w:rsid w:val="10E2B6FC"/>
    <w:rsid w:val="11051AC1"/>
    <w:rsid w:val="1114CAB8"/>
    <w:rsid w:val="1115BA21"/>
    <w:rsid w:val="111E2EE7"/>
    <w:rsid w:val="1134BBEB"/>
    <w:rsid w:val="113EC261"/>
    <w:rsid w:val="114F2ABB"/>
    <w:rsid w:val="115787C5"/>
    <w:rsid w:val="1184ABB0"/>
    <w:rsid w:val="11912305"/>
    <w:rsid w:val="11941C2F"/>
    <w:rsid w:val="11963D92"/>
    <w:rsid w:val="11981483"/>
    <w:rsid w:val="11C3EE66"/>
    <w:rsid w:val="11C6C27D"/>
    <w:rsid w:val="11DF399E"/>
    <w:rsid w:val="1208509D"/>
    <w:rsid w:val="124992EB"/>
    <w:rsid w:val="124F572D"/>
    <w:rsid w:val="125C2E08"/>
    <w:rsid w:val="126114A8"/>
    <w:rsid w:val="126B607B"/>
    <w:rsid w:val="12783F69"/>
    <w:rsid w:val="127DADE9"/>
    <w:rsid w:val="1296D3EA"/>
    <w:rsid w:val="129A8C27"/>
    <w:rsid w:val="129AE9B5"/>
    <w:rsid w:val="12AD7A81"/>
    <w:rsid w:val="12B3469D"/>
    <w:rsid w:val="12CCBB2A"/>
    <w:rsid w:val="12D11E4F"/>
    <w:rsid w:val="12DABA3B"/>
    <w:rsid w:val="12DEC920"/>
    <w:rsid w:val="12F9452B"/>
    <w:rsid w:val="1309FB97"/>
    <w:rsid w:val="130FFD59"/>
    <w:rsid w:val="1356DA95"/>
    <w:rsid w:val="13677A04"/>
    <w:rsid w:val="1367EF68"/>
    <w:rsid w:val="13772F6E"/>
    <w:rsid w:val="1378F58A"/>
    <w:rsid w:val="139835BA"/>
    <w:rsid w:val="1399767D"/>
    <w:rsid w:val="139D4D49"/>
    <w:rsid w:val="13A6CD95"/>
    <w:rsid w:val="13A97A09"/>
    <w:rsid w:val="13B036B3"/>
    <w:rsid w:val="13B200E4"/>
    <w:rsid w:val="13E1549A"/>
    <w:rsid w:val="13ECBC2E"/>
    <w:rsid w:val="13ECF79B"/>
    <w:rsid w:val="140645DA"/>
    <w:rsid w:val="140BCAD1"/>
    <w:rsid w:val="141D3310"/>
    <w:rsid w:val="141EB772"/>
    <w:rsid w:val="141F770D"/>
    <w:rsid w:val="14272142"/>
    <w:rsid w:val="1433CE74"/>
    <w:rsid w:val="143ECA54"/>
    <w:rsid w:val="14537B6C"/>
    <w:rsid w:val="146784CA"/>
    <w:rsid w:val="14704227"/>
    <w:rsid w:val="14779EC9"/>
    <w:rsid w:val="1479E0C7"/>
    <w:rsid w:val="14A9CAF2"/>
    <w:rsid w:val="14AB0048"/>
    <w:rsid w:val="14B906B6"/>
    <w:rsid w:val="14BE044B"/>
    <w:rsid w:val="14C29CC5"/>
    <w:rsid w:val="14C94E55"/>
    <w:rsid w:val="14EAE994"/>
    <w:rsid w:val="150E725C"/>
    <w:rsid w:val="1525A52B"/>
    <w:rsid w:val="1531A62F"/>
    <w:rsid w:val="15334E3A"/>
    <w:rsid w:val="15377EA2"/>
    <w:rsid w:val="1541DBB7"/>
    <w:rsid w:val="154C154B"/>
    <w:rsid w:val="154FA700"/>
    <w:rsid w:val="155653CD"/>
    <w:rsid w:val="155CF2CB"/>
    <w:rsid w:val="15627533"/>
    <w:rsid w:val="157E55FF"/>
    <w:rsid w:val="158D9905"/>
    <w:rsid w:val="15AAB599"/>
    <w:rsid w:val="15AB2A6F"/>
    <w:rsid w:val="15AFED7E"/>
    <w:rsid w:val="15B2414E"/>
    <w:rsid w:val="15DF7C9B"/>
    <w:rsid w:val="15E16338"/>
    <w:rsid w:val="15E286DD"/>
    <w:rsid w:val="15F0103D"/>
    <w:rsid w:val="15F9FAC6"/>
    <w:rsid w:val="1602E2E6"/>
    <w:rsid w:val="1608DD04"/>
    <w:rsid w:val="1626E0E0"/>
    <w:rsid w:val="1642B9F2"/>
    <w:rsid w:val="16467368"/>
    <w:rsid w:val="164853FD"/>
    <w:rsid w:val="168B8390"/>
    <w:rsid w:val="16976DA9"/>
    <w:rsid w:val="16990C2B"/>
    <w:rsid w:val="169DC2E7"/>
    <w:rsid w:val="16A33232"/>
    <w:rsid w:val="16A36C66"/>
    <w:rsid w:val="16B1456F"/>
    <w:rsid w:val="16E2FAA3"/>
    <w:rsid w:val="16E53470"/>
    <w:rsid w:val="1705C013"/>
    <w:rsid w:val="170D6968"/>
    <w:rsid w:val="171C5DE1"/>
    <w:rsid w:val="1721148F"/>
    <w:rsid w:val="17214B66"/>
    <w:rsid w:val="1728E0FB"/>
    <w:rsid w:val="172B0288"/>
    <w:rsid w:val="1734A269"/>
    <w:rsid w:val="17351971"/>
    <w:rsid w:val="17387D85"/>
    <w:rsid w:val="175759B4"/>
    <w:rsid w:val="175D08F6"/>
    <w:rsid w:val="1761C4D9"/>
    <w:rsid w:val="1763C8F6"/>
    <w:rsid w:val="1764EC05"/>
    <w:rsid w:val="1765114C"/>
    <w:rsid w:val="176E184F"/>
    <w:rsid w:val="177614A0"/>
    <w:rsid w:val="17885835"/>
    <w:rsid w:val="1788E8FC"/>
    <w:rsid w:val="1795DEAC"/>
    <w:rsid w:val="17973E86"/>
    <w:rsid w:val="17B83E35"/>
    <w:rsid w:val="17C2B478"/>
    <w:rsid w:val="17C9CF92"/>
    <w:rsid w:val="17CA58D3"/>
    <w:rsid w:val="17D5A042"/>
    <w:rsid w:val="17D66770"/>
    <w:rsid w:val="17E3C940"/>
    <w:rsid w:val="17E86084"/>
    <w:rsid w:val="17EA08E3"/>
    <w:rsid w:val="17F1A339"/>
    <w:rsid w:val="17FDB09F"/>
    <w:rsid w:val="180B4FEC"/>
    <w:rsid w:val="181A4AA6"/>
    <w:rsid w:val="181DC744"/>
    <w:rsid w:val="183BF0C7"/>
    <w:rsid w:val="183F87B0"/>
    <w:rsid w:val="18495FD9"/>
    <w:rsid w:val="185BAAEE"/>
    <w:rsid w:val="1878B9C7"/>
    <w:rsid w:val="188B8C23"/>
    <w:rsid w:val="189CB455"/>
    <w:rsid w:val="18A1BC22"/>
    <w:rsid w:val="18A84952"/>
    <w:rsid w:val="18AAD8DD"/>
    <w:rsid w:val="18DC499C"/>
    <w:rsid w:val="18F72BF6"/>
    <w:rsid w:val="18FE5722"/>
    <w:rsid w:val="19028A07"/>
    <w:rsid w:val="1913A0DD"/>
    <w:rsid w:val="1925BD73"/>
    <w:rsid w:val="19424CF6"/>
    <w:rsid w:val="1949C4C5"/>
    <w:rsid w:val="195E1877"/>
    <w:rsid w:val="195E4879"/>
    <w:rsid w:val="1971925C"/>
    <w:rsid w:val="1971F606"/>
    <w:rsid w:val="1989E943"/>
    <w:rsid w:val="19946524"/>
    <w:rsid w:val="19C3ADA8"/>
    <w:rsid w:val="19CCBB2D"/>
    <w:rsid w:val="19DEC4A5"/>
    <w:rsid w:val="19E10DE8"/>
    <w:rsid w:val="19FE5DEB"/>
    <w:rsid w:val="1A054AF9"/>
    <w:rsid w:val="1A0D8BA7"/>
    <w:rsid w:val="1A143E14"/>
    <w:rsid w:val="1A1FED5C"/>
    <w:rsid w:val="1A3952AF"/>
    <w:rsid w:val="1A66AC53"/>
    <w:rsid w:val="1A6779A0"/>
    <w:rsid w:val="1A797FC0"/>
    <w:rsid w:val="1A8F3191"/>
    <w:rsid w:val="1A9CBADA"/>
    <w:rsid w:val="1A9EC0BB"/>
    <w:rsid w:val="1AA18454"/>
    <w:rsid w:val="1ABE3481"/>
    <w:rsid w:val="1ABF9259"/>
    <w:rsid w:val="1AC8C816"/>
    <w:rsid w:val="1ACCA382"/>
    <w:rsid w:val="1AF0DAE2"/>
    <w:rsid w:val="1AF95FED"/>
    <w:rsid w:val="1B09ABAA"/>
    <w:rsid w:val="1B181E52"/>
    <w:rsid w:val="1B2C5EBC"/>
    <w:rsid w:val="1B70B79D"/>
    <w:rsid w:val="1B82616B"/>
    <w:rsid w:val="1B922C21"/>
    <w:rsid w:val="1B976D20"/>
    <w:rsid w:val="1BA13026"/>
    <w:rsid w:val="1BB8EE15"/>
    <w:rsid w:val="1BC03053"/>
    <w:rsid w:val="1BC8628D"/>
    <w:rsid w:val="1BCC8700"/>
    <w:rsid w:val="1BD37C76"/>
    <w:rsid w:val="1BE5D8D0"/>
    <w:rsid w:val="1BEE8E62"/>
    <w:rsid w:val="1C014104"/>
    <w:rsid w:val="1C05E4AA"/>
    <w:rsid w:val="1C0927EE"/>
    <w:rsid w:val="1C0E6ADC"/>
    <w:rsid w:val="1C13F3A4"/>
    <w:rsid w:val="1C1C3C69"/>
    <w:rsid w:val="1C2FC5A2"/>
    <w:rsid w:val="1C324FF5"/>
    <w:rsid w:val="1C32973A"/>
    <w:rsid w:val="1C538BEA"/>
    <w:rsid w:val="1C671790"/>
    <w:rsid w:val="1C6A0FA4"/>
    <w:rsid w:val="1C753CC4"/>
    <w:rsid w:val="1C79C013"/>
    <w:rsid w:val="1C8D5601"/>
    <w:rsid w:val="1C9BA5AF"/>
    <w:rsid w:val="1CB58D10"/>
    <w:rsid w:val="1CBAC0DC"/>
    <w:rsid w:val="1CC29A77"/>
    <w:rsid w:val="1CC3B2E3"/>
    <w:rsid w:val="1CDE3889"/>
    <w:rsid w:val="1CF80593"/>
    <w:rsid w:val="1D000C1B"/>
    <w:rsid w:val="1D0213F9"/>
    <w:rsid w:val="1D0DA6EF"/>
    <w:rsid w:val="1D12E939"/>
    <w:rsid w:val="1D19A348"/>
    <w:rsid w:val="1D1CFEF8"/>
    <w:rsid w:val="1D49B4FA"/>
    <w:rsid w:val="1D53CD1D"/>
    <w:rsid w:val="1D5926B3"/>
    <w:rsid w:val="1D60E146"/>
    <w:rsid w:val="1D732BD5"/>
    <w:rsid w:val="1D87331F"/>
    <w:rsid w:val="1D905E7C"/>
    <w:rsid w:val="1D97A8F8"/>
    <w:rsid w:val="1DA9F195"/>
    <w:rsid w:val="1DBEB64D"/>
    <w:rsid w:val="1DC18A89"/>
    <w:rsid w:val="1DC46152"/>
    <w:rsid w:val="1DD8D75E"/>
    <w:rsid w:val="1DDB3A11"/>
    <w:rsid w:val="1DFB0402"/>
    <w:rsid w:val="1E02D4B3"/>
    <w:rsid w:val="1E1F2CFA"/>
    <w:rsid w:val="1E297634"/>
    <w:rsid w:val="1E2C0B0A"/>
    <w:rsid w:val="1E3E00DE"/>
    <w:rsid w:val="1E4951EA"/>
    <w:rsid w:val="1E49BD2E"/>
    <w:rsid w:val="1E4AEF25"/>
    <w:rsid w:val="1E501867"/>
    <w:rsid w:val="1E524F47"/>
    <w:rsid w:val="1E6C9262"/>
    <w:rsid w:val="1E6FA252"/>
    <w:rsid w:val="1E779434"/>
    <w:rsid w:val="1E8BF48A"/>
    <w:rsid w:val="1E90DE2F"/>
    <w:rsid w:val="1E9475E0"/>
    <w:rsid w:val="1E948A31"/>
    <w:rsid w:val="1E972EA0"/>
    <w:rsid w:val="1E99CB40"/>
    <w:rsid w:val="1E9B1017"/>
    <w:rsid w:val="1EA8B45E"/>
    <w:rsid w:val="1EA94F3F"/>
    <w:rsid w:val="1EACD858"/>
    <w:rsid w:val="1ECA3DF2"/>
    <w:rsid w:val="1EE14BA5"/>
    <w:rsid w:val="1EE50EAC"/>
    <w:rsid w:val="1EE592EB"/>
    <w:rsid w:val="1F010DA9"/>
    <w:rsid w:val="1F10C9F9"/>
    <w:rsid w:val="1F1C9BBC"/>
    <w:rsid w:val="1F360D0D"/>
    <w:rsid w:val="1F395770"/>
    <w:rsid w:val="1F465603"/>
    <w:rsid w:val="1F4FE5BB"/>
    <w:rsid w:val="1F579269"/>
    <w:rsid w:val="1F5F51B1"/>
    <w:rsid w:val="1F7BD30E"/>
    <w:rsid w:val="1F931194"/>
    <w:rsid w:val="1F99E628"/>
    <w:rsid w:val="1FA277DD"/>
    <w:rsid w:val="1FABA5A1"/>
    <w:rsid w:val="1FC004FD"/>
    <w:rsid w:val="1FC01E2C"/>
    <w:rsid w:val="1FFEA69C"/>
    <w:rsid w:val="20194011"/>
    <w:rsid w:val="202064D8"/>
    <w:rsid w:val="20264F86"/>
    <w:rsid w:val="202807D2"/>
    <w:rsid w:val="202C0C73"/>
    <w:rsid w:val="20374E22"/>
    <w:rsid w:val="2041DE95"/>
    <w:rsid w:val="20594D1C"/>
    <w:rsid w:val="207908EE"/>
    <w:rsid w:val="20A72DB6"/>
    <w:rsid w:val="20B7BC44"/>
    <w:rsid w:val="20D9B0B6"/>
    <w:rsid w:val="2104F366"/>
    <w:rsid w:val="210C00AA"/>
    <w:rsid w:val="21343EC4"/>
    <w:rsid w:val="2149B311"/>
    <w:rsid w:val="215757F9"/>
    <w:rsid w:val="21845C7F"/>
    <w:rsid w:val="21BDC119"/>
    <w:rsid w:val="21C7D245"/>
    <w:rsid w:val="21CBF687"/>
    <w:rsid w:val="21DA08C6"/>
    <w:rsid w:val="21DA1FC5"/>
    <w:rsid w:val="22010577"/>
    <w:rsid w:val="2206B42A"/>
    <w:rsid w:val="220DFF33"/>
    <w:rsid w:val="221175F7"/>
    <w:rsid w:val="22221582"/>
    <w:rsid w:val="2223A679"/>
    <w:rsid w:val="222FFA12"/>
    <w:rsid w:val="224261C9"/>
    <w:rsid w:val="22529800"/>
    <w:rsid w:val="2278187F"/>
    <w:rsid w:val="228DA0E3"/>
    <w:rsid w:val="2298CC4B"/>
    <w:rsid w:val="229A8F71"/>
    <w:rsid w:val="22A2DAA8"/>
    <w:rsid w:val="22B829EB"/>
    <w:rsid w:val="22F2C297"/>
    <w:rsid w:val="22F40407"/>
    <w:rsid w:val="22F70F43"/>
    <w:rsid w:val="22FBD778"/>
    <w:rsid w:val="22FFB049"/>
    <w:rsid w:val="2309E05B"/>
    <w:rsid w:val="232443A7"/>
    <w:rsid w:val="232D6BF9"/>
    <w:rsid w:val="234652BE"/>
    <w:rsid w:val="2356F6C4"/>
    <w:rsid w:val="23623838"/>
    <w:rsid w:val="236A7325"/>
    <w:rsid w:val="23733B27"/>
    <w:rsid w:val="2388460E"/>
    <w:rsid w:val="238E4B0C"/>
    <w:rsid w:val="2390E0EA"/>
    <w:rsid w:val="23A40240"/>
    <w:rsid w:val="23A9EEC4"/>
    <w:rsid w:val="23BF45B4"/>
    <w:rsid w:val="23C241B5"/>
    <w:rsid w:val="23CF0399"/>
    <w:rsid w:val="23F50ED3"/>
    <w:rsid w:val="240D2130"/>
    <w:rsid w:val="240D40F1"/>
    <w:rsid w:val="24191268"/>
    <w:rsid w:val="242A48A1"/>
    <w:rsid w:val="242C5B15"/>
    <w:rsid w:val="243A00BD"/>
    <w:rsid w:val="2440B2C7"/>
    <w:rsid w:val="245196C2"/>
    <w:rsid w:val="245D6795"/>
    <w:rsid w:val="24733F88"/>
    <w:rsid w:val="247C4DEB"/>
    <w:rsid w:val="247F8F93"/>
    <w:rsid w:val="24840271"/>
    <w:rsid w:val="24F14E68"/>
    <w:rsid w:val="24FBCB81"/>
    <w:rsid w:val="25049C05"/>
    <w:rsid w:val="25126390"/>
    <w:rsid w:val="25258ED3"/>
    <w:rsid w:val="25340910"/>
    <w:rsid w:val="253D6C68"/>
    <w:rsid w:val="254D2AB0"/>
    <w:rsid w:val="256AD7D7"/>
    <w:rsid w:val="2572E4DB"/>
    <w:rsid w:val="25744672"/>
    <w:rsid w:val="2574E20B"/>
    <w:rsid w:val="258130D4"/>
    <w:rsid w:val="2589B766"/>
    <w:rsid w:val="258B2678"/>
    <w:rsid w:val="259F29E8"/>
    <w:rsid w:val="25AE54FE"/>
    <w:rsid w:val="25F09575"/>
    <w:rsid w:val="26296113"/>
    <w:rsid w:val="263542A1"/>
    <w:rsid w:val="2652BDD8"/>
    <w:rsid w:val="265A8C0A"/>
    <w:rsid w:val="265DA59B"/>
    <w:rsid w:val="266A5762"/>
    <w:rsid w:val="266E947B"/>
    <w:rsid w:val="266EA960"/>
    <w:rsid w:val="266F93D6"/>
    <w:rsid w:val="2674090B"/>
    <w:rsid w:val="26A554BA"/>
    <w:rsid w:val="26A716C2"/>
    <w:rsid w:val="26A8A9CA"/>
    <w:rsid w:val="26B285AE"/>
    <w:rsid w:val="26BD58D9"/>
    <w:rsid w:val="26D442BE"/>
    <w:rsid w:val="26FFF239"/>
    <w:rsid w:val="27074E29"/>
    <w:rsid w:val="270831D5"/>
    <w:rsid w:val="270ED83B"/>
    <w:rsid w:val="2726B8A6"/>
    <w:rsid w:val="27285287"/>
    <w:rsid w:val="273BBFEE"/>
    <w:rsid w:val="274A48C5"/>
    <w:rsid w:val="2755F12D"/>
    <w:rsid w:val="2771A546"/>
    <w:rsid w:val="278FD93D"/>
    <w:rsid w:val="2797AF18"/>
    <w:rsid w:val="27A79F77"/>
    <w:rsid w:val="27E81673"/>
    <w:rsid w:val="27EB2DF7"/>
    <w:rsid w:val="27EEBE9A"/>
    <w:rsid w:val="2803EE64"/>
    <w:rsid w:val="280C1D26"/>
    <w:rsid w:val="280F6B1C"/>
    <w:rsid w:val="281781CB"/>
    <w:rsid w:val="28326588"/>
    <w:rsid w:val="28337479"/>
    <w:rsid w:val="2844852C"/>
    <w:rsid w:val="2846BD96"/>
    <w:rsid w:val="284F990D"/>
    <w:rsid w:val="28587871"/>
    <w:rsid w:val="285C63BF"/>
    <w:rsid w:val="285FC827"/>
    <w:rsid w:val="2874737C"/>
    <w:rsid w:val="28785487"/>
    <w:rsid w:val="288049AF"/>
    <w:rsid w:val="288FEF1E"/>
    <w:rsid w:val="28ACF1AC"/>
    <w:rsid w:val="28E4CB33"/>
    <w:rsid w:val="28ED40A6"/>
    <w:rsid w:val="2903D33E"/>
    <w:rsid w:val="2922DE88"/>
    <w:rsid w:val="293B8275"/>
    <w:rsid w:val="2945FCCA"/>
    <w:rsid w:val="2947E788"/>
    <w:rsid w:val="294C83E7"/>
    <w:rsid w:val="295845C0"/>
    <w:rsid w:val="29623601"/>
    <w:rsid w:val="296B5291"/>
    <w:rsid w:val="296C1B8D"/>
    <w:rsid w:val="2975412F"/>
    <w:rsid w:val="2975E29E"/>
    <w:rsid w:val="2975EB18"/>
    <w:rsid w:val="298452F8"/>
    <w:rsid w:val="298812B8"/>
    <w:rsid w:val="298D7D71"/>
    <w:rsid w:val="2991AC84"/>
    <w:rsid w:val="299E1BB4"/>
    <w:rsid w:val="29A9EF08"/>
    <w:rsid w:val="29AF3565"/>
    <w:rsid w:val="29BFF2BB"/>
    <w:rsid w:val="29C89998"/>
    <w:rsid w:val="29D36E52"/>
    <w:rsid w:val="29EE7ED3"/>
    <w:rsid w:val="2A0DBA99"/>
    <w:rsid w:val="2A2BCDD5"/>
    <w:rsid w:val="2A435CAD"/>
    <w:rsid w:val="2A43B0C3"/>
    <w:rsid w:val="2A4A3835"/>
    <w:rsid w:val="2A559A79"/>
    <w:rsid w:val="2A643FB2"/>
    <w:rsid w:val="2A666DFC"/>
    <w:rsid w:val="2A732C4C"/>
    <w:rsid w:val="2A749E2A"/>
    <w:rsid w:val="2A752887"/>
    <w:rsid w:val="2A79EC99"/>
    <w:rsid w:val="2A8037A6"/>
    <w:rsid w:val="2A837AE9"/>
    <w:rsid w:val="2A83A9B7"/>
    <w:rsid w:val="2A9BD336"/>
    <w:rsid w:val="2AA2795F"/>
    <w:rsid w:val="2AD9360B"/>
    <w:rsid w:val="2ADC19D9"/>
    <w:rsid w:val="2ADF6A77"/>
    <w:rsid w:val="2AEA03F1"/>
    <w:rsid w:val="2AEA375F"/>
    <w:rsid w:val="2AEAA9ED"/>
    <w:rsid w:val="2AEEF916"/>
    <w:rsid w:val="2AF84CE7"/>
    <w:rsid w:val="2AF93D0A"/>
    <w:rsid w:val="2AFB409B"/>
    <w:rsid w:val="2AFDBEFB"/>
    <w:rsid w:val="2B3D4015"/>
    <w:rsid w:val="2B513BBA"/>
    <w:rsid w:val="2B557251"/>
    <w:rsid w:val="2B581C05"/>
    <w:rsid w:val="2B5B126C"/>
    <w:rsid w:val="2B60480A"/>
    <w:rsid w:val="2B68981C"/>
    <w:rsid w:val="2B7E4972"/>
    <w:rsid w:val="2B816305"/>
    <w:rsid w:val="2B97D5D1"/>
    <w:rsid w:val="2B98A223"/>
    <w:rsid w:val="2B9B1647"/>
    <w:rsid w:val="2B9FB321"/>
    <w:rsid w:val="2BC0790F"/>
    <w:rsid w:val="2BC631D9"/>
    <w:rsid w:val="2BE4FA7D"/>
    <w:rsid w:val="2BF333A7"/>
    <w:rsid w:val="2BFAFA29"/>
    <w:rsid w:val="2C1145FB"/>
    <w:rsid w:val="2C16F342"/>
    <w:rsid w:val="2C19DB9C"/>
    <w:rsid w:val="2C1B5BB4"/>
    <w:rsid w:val="2C2C512A"/>
    <w:rsid w:val="2C4673B7"/>
    <w:rsid w:val="2C4AE5BB"/>
    <w:rsid w:val="2C525305"/>
    <w:rsid w:val="2C59BA97"/>
    <w:rsid w:val="2C617B16"/>
    <w:rsid w:val="2CD14F40"/>
    <w:rsid w:val="2CDA0334"/>
    <w:rsid w:val="2CEB66AB"/>
    <w:rsid w:val="2D01219E"/>
    <w:rsid w:val="2D10E638"/>
    <w:rsid w:val="2D146A63"/>
    <w:rsid w:val="2D15385E"/>
    <w:rsid w:val="2D18455E"/>
    <w:rsid w:val="2D3359EA"/>
    <w:rsid w:val="2D367F6F"/>
    <w:rsid w:val="2D3BA170"/>
    <w:rsid w:val="2D3CA59A"/>
    <w:rsid w:val="2D3D7CED"/>
    <w:rsid w:val="2D48F051"/>
    <w:rsid w:val="2D515F89"/>
    <w:rsid w:val="2D560B3E"/>
    <w:rsid w:val="2D5CFE7D"/>
    <w:rsid w:val="2D6172EE"/>
    <w:rsid w:val="2D6A820B"/>
    <w:rsid w:val="2D76B02B"/>
    <w:rsid w:val="2D94F4F4"/>
    <w:rsid w:val="2DA70AAF"/>
    <w:rsid w:val="2DAB1CD3"/>
    <w:rsid w:val="2DAF4702"/>
    <w:rsid w:val="2DB0C708"/>
    <w:rsid w:val="2DB2B919"/>
    <w:rsid w:val="2DB9EDB3"/>
    <w:rsid w:val="2DC49886"/>
    <w:rsid w:val="2DD27E52"/>
    <w:rsid w:val="2DD89B67"/>
    <w:rsid w:val="2DE05F68"/>
    <w:rsid w:val="2DEB2AD7"/>
    <w:rsid w:val="2DF49512"/>
    <w:rsid w:val="2DF76F8E"/>
    <w:rsid w:val="2E24EDCE"/>
    <w:rsid w:val="2E308826"/>
    <w:rsid w:val="2E4C2601"/>
    <w:rsid w:val="2E6BDFFC"/>
    <w:rsid w:val="2E868386"/>
    <w:rsid w:val="2E8BC1BF"/>
    <w:rsid w:val="2E9337CC"/>
    <w:rsid w:val="2EA2DD0F"/>
    <w:rsid w:val="2EAF2FE2"/>
    <w:rsid w:val="2EB0E8AC"/>
    <w:rsid w:val="2EB0FC3F"/>
    <w:rsid w:val="2EB4FF33"/>
    <w:rsid w:val="2ECE238D"/>
    <w:rsid w:val="2EE3D3B2"/>
    <w:rsid w:val="2F147292"/>
    <w:rsid w:val="2F1BAC8B"/>
    <w:rsid w:val="2F1D72F3"/>
    <w:rsid w:val="2F201156"/>
    <w:rsid w:val="2F4A9769"/>
    <w:rsid w:val="2F4E2683"/>
    <w:rsid w:val="2F5039F0"/>
    <w:rsid w:val="2F562D36"/>
    <w:rsid w:val="2F628F8C"/>
    <w:rsid w:val="2F7002F6"/>
    <w:rsid w:val="2F861CD8"/>
    <w:rsid w:val="2F897B92"/>
    <w:rsid w:val="2F8B72BE"/>
    <w:rsid w:val="2FAB39A5"/>
    <w:rsid w:val="2FAE96E5"/>
    <w:rsid w:val="2FC7ACFC"/>
    <w:rsid w:val="2FF27648"/>
    <w:rsid w:val="2FF7E2D9"/>
    <w:rsid w:val="300D9543"/>
    <w:rsid w:val="3015AADD"/>
    <w:rsid w:val="301A0512"/>
    <w:rsid w:val="30254871"/>
    <w:rsid w:val="304001C4"/>
    <w:rsid w:val="304615AD"/>
    <w:rsid w:val="30564AAA"/>
    <w:rsid w:val="3058BC9E"/>
    <w:rsid w:val="3063643C"/>
    <w:rsid w:val="306C69BA"/>
    <w:rsid w:val="307122EF"/>
    <w:rsid w:val="3095A2EF"/>
    <w:rsid w:val="30A05C48"/>
    <w:rsid w:val="30AABAF7"/>
    <w:rsid w:val="30ADA1E8"/>
    <w:rsid w:val="30B7FB55"/>
    <w:rsid w:val="30B9C78C"/>
    <w:rsid w:val="30C54886"/>
    <w:rsid w:val="30C99B39"/>
    <w:rsid w:val="30CB5A79"/>
    <w:rsid w:val="30CFDDF8"/>
    <w:rsid w:val="30D14F4D"/>
    <w:rsid w:val="30DA0ACE"/>
    <w:rsid w:val="30F1973F"/>
    <w:rsid w:val="30F7504C"/>
    <w:rsid w:val="30F790A2"/>
    <w:rsid w:val="30FADBCD"/>
    <w:rsid w:val="30FE1EB7"/>
    <w:rsid w:val="310290DD"/>
    <w:rsid w:val="31041D7E"/>
    <w:rsid w:val="3110211B"/>
    <w:rsid w:val="3128C0B2"/>
    <w:rsid w:val="312E1CEE"/>
    <w:rsid w:val="313702A1"/>
    <w:rsid w:val="31412BD4"/>
    <w:rsid w:val="314746DD"/>
    <w:rsid w:val="315ED50B"/>
    <w:rsid w:val="3160A74B"/>
    <w:rsid w:val="316A9BC8"/>
    <w:rsid w:val="316EAA83"/>
    <w:rsid w:val="316FDDD1"/>
    <w:rsid w:val="31713778"/>
    <w:rsid w:val="317826FA"/>
    <w:rsid w:val="3178AC7C"/>
    <w:rsid w:val="318B2BE7"/>
    <w:rsid w:val="31B192D4"/>
    <w:rsid w:val="31C019A8"/>
    <w:rsid w:val="31CD760B"/>
    <w:rsid w:val="31CECFA5"/>
    <w:rsid w:val="31DD0EB7"/>
    <w:rsid w:val="31DF04B7"/>
    <w:rsid w:val="31E1D501"/>
    <w:rsid w:val="31E447E2"/>
    <w:rsid w:val="31EBEE21"/>
    <w:rsid w:val="31F69EF7"/>
    <w:rsid w:val="320C608D"/>
    <w:rsid w:val="321DD32A"/>
    <w:rsid w:val="32229C51"/>
    <w:rsid w:val="3222EE27"/>
    <w:rsid w:val="32257B15"/>
    <w:rsid w:val="323159CE"/>
    <w:rsid w:val="32351B8F"/>
    <w:rsid w:val="3243D42F"/>
    <w:rsid w:val="325755DA"/>
    <w:rsid w:val="325A3C44"/>
    <w:rsid w:val="325FC1CC"/>
    <w:rsid w:val="3265EA80"/>
    <w:rsid w:val="32937DB4"/>
    <w:rsid w:val="329B928F"/>
    <w:rsid w:val="32A0E5D2"/>
    <w:rsid w:val="32A41963"/>
    <w:rsid w:val="32C2604D"/>
    <w:rsid w:val="32D4B578"/>
    <w:rsid w:val="32DA3CE2"/>
    <w:rsid w:val="32DBE202"/>
    <w:rsid w:val="32E3C824"/>
    <w:rsid w:val="32E4BEDA"/>
    <w:rsid w:val="32EDE65C"/>
    <w:rsid w:val="33004607"/>
    <w:rsid w:val="330C8D71"/>
    <w:rsid w:val="3313D353"/>
    <w:rsid w:val="3320E67E"/>
    <w:rsid w:val="3331BC39"/>
    <w:rsid w:val="334F4F4D"/>
    <w:rsid w:val="33791704"/>
    <w:rsid w:val="3386FF81"/>
    <w:rsid w:val="338F6936"/>
    <w:rsid w:val="339503D4"/>
    <w:rsid w:val="33A1DFCE"/>
    <w:rsid w:val="33AEA534"/>
    <w:rsid w:val="33B72AA3"/>
    <w:rsid w:val="33BFF886"/>
    <w:rsid w:val="33E349E7"/>
    <w:rsid w:val="33F0D912"/>
    <w:rsid w:val="33F546EB"/>
    <w:rsid w:val="33F8FB08"/>
    <w:rsid w:val="34085E16"/>
    <w:rsid w:val="341058ED"/>
    <w:rsid w:val="3432EB77"/>
    <w:rsid w:val="3438BC1B"/>
    <w:rsid w:val="343BFE17"/>
    <w:rsid w:val="346483C4"/>
    <w:rsid w:val="348908E7"/>
    <w:rsid w:val="349260D2"/>
    <w:rsid w:val="34944939"/>
    <w:rsid w:val="34AD7B00"/>
    <w:rsid w:val="34C1B568"/>
    <w:rsid w:val="34C755F8"/>
    <w:rsid w:val="34CBEACD"/>
    <w:rsid w:val="34EAD5C5"/>
    <w:rsid w:val="3502C107"/>
    <w:rsid w:val="350A8546"/>
    <w:rsid w:val="351A7A07"/>
    <w:rsid w:val="35222683"/>
    <w:rsid w:val="352FD3D2"/>
    <w:rsid w:val="354E7720"/>
    <w:rsid w:val="356051C2"/>
    <w:rsid w:val="35652C0A"/>
    <w:rsid w:val="356BE6BF"/>
    <w:rsid w:val="3576B8CA"/>
    <w:rsid w:val="3578C2F8"/>
    <w:rsid w:val="357E91B1"/>
    <w:rsid w:val="3586F5A6"/>
    <w:rsid w:val="35899C01"/>
    <w:rsid w:val="35AD665C"/>
    <w:rsid w:val="35C0B4A7"/>
    <w:rsid w:val="35CC9D8F"/>
    <w:rsid w:val="35CD8AA9"/>
    <w:rsid w:val="35D18E1B"/>
    <w:rsid w:val="35E41390"/>
    <w:rsid w:val="35F31302"/>
    <w:rsid w:val="35F8AAB0"/>
    <w:rsid w:val="35FB670F"/>
    <w:rsid w:val="36026F6C"/>
    <w:rsid w:val="3602CFF5"/>
    <w:rsid w:val="360BB67D"/>
    <w:rsid w:val="36122E2D"/>
    <w:rsid w:val="363AAC3A"/>
    <w:rsid w:val="364D2898"/>
    <w:rsid w:val="3655AB1B"/>
    <w:rsid w:val="36606915"/>
    <w:rsid w:val="36636B76"/>
    <w:rsid w:val="36658E62"/>
    <w:rsid w:val="3668C51E"/>
    <w:rsid w:val="367EE69C"/>
    <w:rsid w:val="368F7E27"/>
    <w:rsid w:val="36911A4C"/>
    <w:rsid w:val="369BA8FE"/>
    <w:rsid w:val="36ADFDA7"/>
    <w:rsid w:val="36BE75E0"/>
    <w:rsid w:val="36BECAD4"/>
    <w:rsid w:val="36DD3CAD"/>
    <w:rsid w:val="36F86854"/>
    <w:rsid w:val="371BFB55"/>
    <w:rsid w:val="3728BCE9"/>
    <w:rsid w:val="3732934B"/>
    <w:rsid w:val="374B4445"/>
    <w:rsid w:val="375A10BE"/>
    <w:rsid w:val="376B4FE3"/>
    <w:rsid w:val="376D0BC0"/>
    <w:rsid w:val="377391DF"/>
    <w:rsid w:val="37A114A5"/>
    <w:rsid w:val="37A2C6A6"/>
    <w:rsid w:val="37A39109"/>
    <w:rsid w:val="37A48B03"/>
    <w:rsid w:val="37A9EF5B"/>
    <w:rsid w:val="37B1B42C"/>
    <w:rsid w:val="37BB77BC"/>
    <w:rsid w:val="37D8CAC7"/>
    <w:rsid w:val="37DDA3D9"/>
    <w:rsid w:val="37E2C816"/>
    <w:rsid w:val="37F9CE63"/>
    <w:rsid w:val="3802EECD"/>
    <w:rsid w:val="380DD025"/>
    <w:rsid w:val="380E3427"/>
    <w:rsid w:val="3818FC7A"/>
    <w:rsid w:val="3823A095"/>
    <w:rsid w:val="383161B9"/>
    <w:rsid w:val="3838A5E1"/>
    <w:rsid w:val="38454162"/>
    <w:rsid w:val="384D63B4"/>
    <w:rsid w:val="38516F89"/>
    <w:rsid w:val="38557801"/>
    <w:rsid w:val="38562D1E"/>
    <w:rsid w:val="385AC820"/>
    <w:rsid w:val="3863C216"/>
    <w:rsid w:val="3865A425"/>
    <w:rsid w:val="3881FDD9"/>
    <w:rsid w:val="38851725"/>
    <w:rsid w:val="3887E208"/>
    <w:rsid w:val="388D3806"/>
    <w:rsid w:val="389AA11F"/>
    <w:rsid w:val="38A11AF6"/>
    <w:rsid w:val="38AA6819"/>
    <w:rsid w:val="38B1D9C2"/>
    <w:rsid w:val="38B48C5F"/>
    <w:rsid w:val="38DEF90C"/>
    <w:rsid w:val="38DF925B"/>
    <w:rsid w:val="38E33788"/>
    <w:rsid w:val="3909595D"/>
    <w:rsid w:val="391EFB6F"/>
    <w:rsid w:val="391F839C"/>
    <w:rsid w:val="392B6AF0"/>
    <w:rsid w:val="3940B285"/>
    <w:rsid w:val="395A4E01"/>
    <w:rsid w:val="395C9532"/>
    <w:rsid w:val="39602FAE"/>
    <w:rsid w:val="39698B19"/>
    <w:rsid w:val="396E17DA"/>
    <w:rsid w:val="39831C60"/>
    <w:rsid w:val="3989DCEF"/>
    <w:rsid w:val="39BA411D"/>
    <w:rsid w:val="39CCCECE"/>
    <w:rsid w:val="39D05A58"/>
    <w:rsid w:val="39D12255"/>
    <w:rsid w:val="39D9B69C"/>
    <w:rsid w:val="39DA0FF9"/>
    <w:rsid w:val="39DB7465"/>
    <w:rsid w:val="39F8559D"/>
    <w:rsid w:val="39FD1AB1"/>
    <w:rsid w:val="3A27B61C"/>
    <w:rsid w:val="3A366F95"/>
    <w:rsid w:val="3A631C57"/>
    <w:rsid w:val="3A68EDF1"/>
    <w:rsid w:val="3A6A91A0"/>
    <w:rsid w:val="3A71160D"/>
    <w:rsid w:val="3A719B78"/>
    <w:rsid w:val="3A8CDE5F"/>
    <w:rsid w:val="3A96A6B4"/>
    <w:rsid w:val="3AA0E462"/>
    <w:rsid w:val="3AAA6109"/>
    <w:rsid w:val="3AB0BFF1"/>
    <w:rsid w:val="3AC4EA90"/>
    <w:rsid w:val="3AD0F0F6"/>
    <w:rsid w:val="3AE26D76"/>
    <w:rsid w:val="3AF51C22"/>
    <w:rsid w:val="3B0208FC"/>
    <w:rsid w:val="3B1F20C7"/>
    <w:rsid w:val="3B247547"/>
    <w:rsid w:val="3B296C90"/>
    <w:rsid w:val="3B3978FF"/>
    <w:rsid w:val="3B53F9A0"/>
    <w:rsid w:val="3B92D268"/>
    <w:rsid w:val="3BABFFA2"/>
    <w:rsid w:val="3BBF3600"/>
    <w:rsid w:val="3BDA489C"/>
    <w:rsid w:val="3BE1CA6A"/>
    <w:rsid w:val="3C263BF0"/>
    <w:rsid w:val="3C6E6D9F"/>
    <w:rsid w:val="3C79D8B0"/>
    <w:rsid w:val="3C7EEC65"/>
    <w:rsid w:val="3C81B7BD"/>
    <w:rsid w:val="3C87C5E3"/>
    <w:rsid w:val="3C96F492"/>
    <w:rsid w:val="3CA64E07"/>
    <w:rsid w:val="3CB6D45D"/>
    <w:rsid w:val="3CC01F10"/>
    <w:rsid w:val="3CC4D324"/>
    <w:rsid w:val="3CC67B7D"/>
    <w:rsid w:val="3CD078A8"/>
    <w:rsid w:val="3CDDAF88"/>
    <w:rsid w:val="3CF3CA4A"/>
    <w:rsid w:val="3CF8A7E3"/>
    <w:rsid w:val="3CFF1ECF"/>
    <w:rsid w:val="3D086CBE"/>
    <w:rsid w:val="3D1AB219"/>
    <w:rsid w:val="3D1B3EC0"/>
    <w:rsid w:val="3D26A1F0"/>
    <w:rsid w:val="3D33A6F5"/>
    <w:rsid w:val="3D361ADA"/>
    <w:rsid w:val="3D4B993B"/>
    <w:rsid w:val="3D575308"/>
    <w:rsid w:val="3D66E652"/>
    <w:rsid w:val="3D7147A7"/>
    <w:rsid w:val="3D792070"/>
    <w:rsid w:val="3D7D0E37"/>
    <w:rsid w:val="3D813D8B"/>
    <w:rsid w:val="3D858E04"/>
    <w:rsid w:val="3D96B7AF"/>
    <w:rsid w:val="3D975213"/>
    <w:rsid w:val="3D9ACE32"/>
    <w:rsid w:val="3DA1A4C2"/>
    <w:rsid w:val="3DA7B93A"/>
    <w:rsid w:val="3DAD6FEE"/>
    <w:rsid w:val="3DB0444E"/>
    <w:rsid w:val="3DC91792"/>
    <w:rsid w:val="3DCBE326"/>
    <w:rsid w:val="3DCEC5EA"/>
    <w:rsid w:val="3DE60D59"/>
    <w:rsid w:val="3DE80756"/>
    <w:rsid w:val="3E0C84C5"/>
    <w:rsid w:val="3E2071F9"/>
    <w:rsid w:val="3E310A77"/>
    <w:rsid w:val="3E31F154"/>
    <w:rsid w:val="3E6C1FA6"/>
    <w:rsid w:val="3E7DABEE"/>
    <w:rsid w:val="3E94FA41"/>
    <w:rsid w:val="3E9C01B9"/>
    <w:rsid w:val="3EB73497"/>
    <w:rsid w:val="3EBA7990"/>
    <w:rsid w:val="3ECEF04E"/>
    <w:rsid w:val="3ED341DF"/>
    <w:rsid w:val="3EDE750B"/>
    <w:rsid w:val="3EDF42F2"/>
    <w:rsid w:val="3EE16C54"/>
    <w:rsid w:val="3EEDDF92"/>
    <w:rsid w:val="3F149A3A"/>
    <w:rsid w:val="3F2B106A"/>
    <w:rsid w:val="3F2B4FC6"/>
    <w:rsid w:val="3F2F41C1"/>
    <w:rsid w:val="3F3136AC"/>
    <w:rsid w:val="3F3AE458"/>
    <w:rsid w:val="3F3D9092"/>
    <w:rsid w:val="3F4A6A3B"/>
    <w:rsid w:val="3F5C47E0"/>
    <w:rsid w:val="3F6F13A1"/>
    <w:rsid w:val="3F743779"/>
    <w:rsid w:val="3F7CDA02"/>
    <w:rsid w:val="3F84885D"/>
    <w:rsid w:val="3F8CBA7A"/>
    <w:rsid w:val="3F983C42"/>
    <w:rsid w:val="3FAE3C18"/>
    <w:rsid w:val="3FB14987"/>
    <w:rsid w:val="3FB7672A"/>
    <w:rsid w:val="3FE79E20"/>
    <w:rsid w:val="3FFB7F45"/>
    <w:rsid w:val="3FFC8A38"/>
    <w:rsid w:val="4001C7C2"/>
    <w:rsid w:val="4002AC69"/>
    <w:rsid w:val="400876A5"/>
    <w:rsid w:val="400A7C79"/>
    <w:rsid w:val="40159598"/>
    <w:rsid w:val="4034A7DA"/>
    <w:rsid w:val="403850F4"/>
    <w:rsid w:val="40491CBD"/>
    <w:rsid w:val="40873083"/>
    <w:rsid w:val="408A09F0"/>
    <w:rsid w:val="40938AA0"/>
    <w:rsid w:val="40AAFE93"/>
    <w:rsid w:val="40C77375"/>
    <w:rsid w:val="40D3072C"/>
    <w:rsid w:val="40EEF2DA"/>
    <w:rsid w:val="410D0DAD"/>
    <w:rsid w:val="410D809E"/>
    <w:rsid w:val="41118CDC"/>
    <w:rsid w:val="41178358"/>
    <w:rsid w:val="41188143"/>
    <w:rsid w:val="41246729"/>
    <w:rsid w:val="41261AF8"/>
    <w:rsid w:val="41276072"/>
    <w:rsid w:val="412C84F1"/>
    <w:rsid w:val="416B73CB"/>
    <w:rsid w:val="416EA4F5"/>
    <w:rsid w:val="4172737F"/>
    <w:rsid w:val="4173FF03"/>
    <w:rsid w:val="417680FA"/>
    <w:rsid w:val="418E2EB8"/>
    <w:rsid w:val="41A13E58"/>
    <w:rsid w:val="41AE05E8"/>
    <w:rsid w:val="41B3497B"/>
    <w:rsid w:val="41BC691B"/>
    <w:rsid w:val="41CEF077"/>
    <w:rsid w:val="41FFC89C"/>
    <w:rsid w:val="42059CD3"/>
    <w:rsid w:val="420F5F84"/>
    <w:rsid w:val="421A3BCC"/>
    <w:rsid w:val="4220CAA6"/>
    <w:rsid w:val="42277046"/>
    <w:rsid w:val="4228E40A"/>
    <w:rsid w:val="422E7771"/>
    <w:rsid w:val="424C6E70"/>
    <w:rsid w:val="42511698"/>
    <w:rsid w:val="42651144"/>
    <w:rsid w:val="426F1634"/>
    <w:rsid w:val="426FBDC5"/>
    <w:rsid w:val="42735655"/>
    <w:rsid w:val="42838848"/>
    <w:rsid w:val="4293FE7E"/>
    <w:rsid w:val="42A86A3A"/>
    <w:rsid w:val="42B5D5AF"/>
    <w:rsid w:val="42C95ACA"/>
    <w:rsid w:val="42F0B1F4"/>
    <w:rsid w:val="42F75A4B"/>
    <w:rsid w:val="42FB9EF3"/>
    <w:rsid w:val="42FC3132"/>
    <w:rsid w:val="4326FE0C"/>
    <w:rsid w:val="43414B92"/>
    <w:rsid w:val="4343BDCA"/>
    <w:rsid w:val="434EAD9C"/>
    <w:rsid w:val="43505BAD"/>
    <w:rsid w:val="4350884C"/>
    <w:rsid w:val="43509284"/>
    <w:rsid w:val="43782DA4"/>
    <w:rsid w:val="439E8C32"/>
    <w:rsid w:val="43A090E4"/>
    <w:rsid w:val="43A4E39D"/>
    <w:rsid w:val="43C49FBC"/>
    <w:rsid w:val="43D99A15"/>
    <w:rsid w:val="43FC97F3"/>
    <w:rsid w:val="4403EF60"/>
    <w:rsid w:val="44163800"/>
    <w:rsid w:val="44377700"/>
    <w:rsid w:val="4451AE77"/>
    <w:rsid w:val="446CE9DB"/>
    <w:rsid w:val="4475CCF3"/>
    <w:rsid w:val="447ECB22"/>
    <w:rsid w:val="44830482"/>
    <w:rsid w:val="4487BBFF"/>
    <w:rsid w:val="448A2598"/>
    <w:rsid w:val="448B7F89"/>
    <w:rsid w:val="4490F9EC"/>
    <w:rsid w:val="4492E18F"/>
    <w:rsid w:val="449A1BAF"/>
    <w:rsid w:val="449E3EF0"/>
    <w:rsid w:val="44A02B77"/>
    <w:rsid w:val="44D1F3C3"/>
    <w:rsid w:val="44D485D1"/>
    <w:rsid w:val="44D8A0AD"/>
    <w:rsid w:val="44E0DC16"/>
    <w:rsid w:val="44E4ECE3"/>
    <w:rsid w:val="44EC0736"/>
    <w:rsid w:val="44EC29E7"/>
    <w:rsid w:val="44EF7857"/>
    <w:rsid w:val="44F05A86"/>
    <w:rsid w:val="44F2440E"/>
    <w:rsid w:val="44F3A74E"/>
    <w:rsid w:val="44F7DDEA"/>
    <w:rsid w:val="4505FCAF"/>
    <w:rsid w:val="451A8E68"/>
    <w:rsid w:val="45260B2D"/>
    <w:rsid w:val="4532D344"/>
    <w:rsid w:val="4543F9BC"/>
    <w:rsid w:val="45458544"/>
    <w:rsid w:val="454B9D82"/>
    <w:rsid w:val="45557BDB"/>
    <w:rsid w:val="45669CE5"/>
    <w:rsid w:val="4571B23D"/>
    <w:rsid w:val="457669AB"/>
    <w:rsid w:val="457B40E5"/>
    <w:rsid w:val="4581747F"/>
    <w:rsid w:val="459DE02F"/>
    <w:rsid w:val="45A3FE7E"/>
    <w:rsid w:val="45A86F2E"/>
    <w:rsid w:val="45ABDD80"/>
    <w:rsid w:val="45BC3E52"/>
    <w:rsid w:val="45C04CC4"/>
    <w:rsid w:val="45D59AE5"/>
    <w:rsid w:val="45D8AA5E"/>
    <w:rsid w:val="45E37E98"/>
    <w:rsid w:val="45ECFEC5"/>
    <w:rsid w:val="4608A167"/>
    <w:rsid w:val="46199206"/>
    <w:rsid w:val="46284817"/>
    <w:rsid w:val="464EC923"/>
    <w:rsid w:val="46503299"/>
    <w:rsid w:val="46573083"/>
    <w:rsid w:val="46574588"/>
    <w:rsid w:val="4667EBCC"/>
    <w:rsid w:val="46820CA7"/>
    <w:rsid w:val="4685AA81"/>
    <w:rsid w:val="4686F204"/>
    <w:rsid w:val="468B31C2"/>
    <w:rsid w:val="46973DDB"/>
    <w:rsid w:val="469F28ED"/>
    <w:rsid w:val="46AC462E"/>
    <w:rsid w:val="46AF197D"/>
    <w:rsid w:val="46BE91A8"/>
    <w:rsid w:val="46CB5DAE"/>
    <w:rsid w:val="46CE93D4"/>
    <w:rsid w:val="46CF7B63"/>
    <w:rsid w:val="46D47800"/>
    <w:rsid w:val="46E04881"/>
    <w:rsid w:val="46E0C146"/>
    <w:rsid w:val="46F94EA6"/>
    <w:rsid w:val="47100916"/>
    <w:rsid w:val="472E72A0"/>
    <w:rsid w:val="472EE73C"/>
    <w:rsid w:val="473D6F38"/>
    <w:rsid w:val="473E7475"/>
    <w:rsid w:val="475B66CF"/>
    <w:rsid w:val="475F783D"/>
    <w:rsid w:val="47675F41"/>
    <w:rsid w:val="476C23F7"/>
    <w:rsid w:val="47887479"/>
    <w:rsid w:val="47957D67"/>
    <w:rsid w:val="47A4B643"/>
    <w:rsid w:val="47A792AD"/>
    <w:rsid w:val="47A8FA57"/>
    <w:rsid w:val="47B5C3FF"/>
    <w:rsid w:val="47BCD6A4"/>
    <w:rsid w:val="47C35258"/>
    <w:rsid w:val="47D3B334"/>
    <w:rsid w:val="47E38F76"/>
    <w:rsid w:val="47E79009"/>
    <w:rsid w:val="47EBBD6C"/>
    <w:rsid w:val="480815AF"/>
    <w:rsid w:val="482301E7"/>
    <w:rsid w:val="483810AB"/>
    <w:rsid w:val="483DD1AD"/>
    <w:rsid w:val="485DA0ED"/>
    <w:rsid w:val="48677D19"/>
    <w:rsid w:val="4869F1B6"/>
    <w:rsid w:val="487449CD"/>
    <w:rsid w:val="489BA8C9"/>
    <w:rsid w:val="48B5FE71"/>
    <w:rsid w:val="48BE1F40"/>
    <w:rsid w:val="48C3D869"/>
    <w:rsid w:val="48C76BF3"/>
    <w:rsid w:val="48C7B2E5"/>
    <w:rsid w:val="48F4EFA4"/>
    <w:rsid w:val="48FD4D9D"/>
    <w:rsid w:val="4907EC4E"/>
    <w:rsid w:val="490FC4D4"/>
    <w:rsid w:val="49238FF7"/>
    <w:rsid w:val="492894E4"/>
    <w:rsid w:val="49345326"/>
    <w:rsid w:val="4944D833"/>
    <w:rsid w:val="49753FB7"/>
    <w:rsid w:val="497AF2E3"/>
    <w:rsid w:val="497CFFEE"/>
    <w:rsid w:val="498F3D23"/>
    <w:rsid w:val="49930F4D"/>
    <w:rsid w:val="49B80A19"/>
    <w:rsid w:val="49E9B865"/>
    <w:rsid w:val="49EED77C"/>
    <w:rsid w:val="49F8310C"/>
    <w:rsid w:val="4A28C3E1"/>
    <w:rsid w:val="4A2FD5EF"/>
    <w:rsid w:val="4A30724A"/>
    <w:rsid w:val="4A359F81"/>
    <w:rsid w:val="4A79E77F"/>
    <w:rsid w:val="4A7DE160"/>
    <w:rsid w:val="4A84D8B5"/>
    <w:rsid w:val="4A86AF23"/>
    <w:rsid w:val="4A8D1563"/>
    <w:rsid w:val="4A98FE7D"/>
    <w:rsid w:val="4AA67F10"/>
    <w:rsid w:val="4ABA994A"/>
    <w:rsid w:val="4ABE6B30"/>
    <w:rsid w:val="4AC28252"/>
    <w:rsid w:val="4ACC07E2"/>
    <w:rsid w:val="4AD12A96"/>
    <w:rsid w:val="4AE66891"/>
    <w:rsid w:val="4AE6F32C"/>
    <w:rsid w:val="4AEAAD7C"/>
    <w:rsid w:val="4AF0D7E0"/>
    <w:rsid w:val="4B024A15"/>
    <w:rsid w:val="4B0D642D"/>
    <w:rsid w:val="4B2B27F1"/>
    <w:rsid w:val="4B2E1E29"/>
    <w:rsid w:val="4B5881FB"/>
    <w:rsid w:val="4B747E9E"/>
    <w:rsid w:val="4B7AD902"/>
    <w:rsid w:val="4B84DD83"/>
    <w:rsid w:val="4B8D6EBF"/>
    <w:rsid w:val="4BA6DB78"/>
    <w:rsid w:val="4BAAD4F9"/>
    <w:rsid w:val="4BB56BB5"/>
    <w:rsid w:val="4BB56D8B"/>
    <w:rsid w:val="4BBA6BCB"/>
    <w:rsid w:val="4BBC71DD"/>
    <w:rsid w:val="4BCE5DF1"/>
    <w:rsid w:val="4BDCEA5D"/>
    <w:rsid w:val="4BF180A4"/>
    <w:rsid w:val="4BF80720"/>
    <w:rsid w:val="4BF88200"/>
    <w:rsid w:val="4C13FD97"/>
    <w:rsid w:val="4C18B865"/>
    <w:rsid w:val="4C1BF0E0"/>
    <w:rsid w:val="4C1FCBAC"/>
    <w:rsid w:val="4C43A795"/>
    <w:rsid w:val="4C4BDCD9"/>
    <w:rsid w:val="4C512DD5"/>
    <w:rsid w:val="4C525F95"/>
    <w:rsid w:val="4C5C8178"/>
    <w:rsid w:val="4C623DFF"/>
    <w:rsid w:val="4C6507D2"/>
    <w:rsid w:val="4C7488BF"/>
    <w:rsid w:val="4C99DC1C"/>
    <w:rsid w:val="4CA4171E"/>
    <w:rsid w:val="4CA5E8B8"/>
    <w:rsid w:val="4CC6A19F"/>
    <w:rsid w:val="4CCEFC9C"/>
    <w:rsid w:val="4CD2F251"/>
    <w:rsid w:val="4CFE57D6"/>
    <w:rsid w:val="4D164F8C"/>
    <w:rsid w:val="4D22B4F8"/>
    <w:rsid w:val="4D232C6F"/>
    <w:rsid w:val="4D289C59"/>
    <w:rsid w:val="4D55CECC"/>
    <w:rsid w:val="4D6D32C9"/>
    <w:rsid w:val="4D872762"/>
    <w:rsid w:val="4D960AA3"/>
    <w:rsid w:val="4DAD7C69"/>
    <w:rsid w:val="4DB5A6E1"/>
    <w:rsid w:val="4DC5BA7E"/>
    <w:rsid w:val="4DC6DCD2"/>
    <w:rsid w:val="4DE2B93B"/>
    <w:rsid w:val="4DEA6AB9"/>
    <w:rsid w:val="4DF1A360"/>
    <w:rsid w:val="4DFF9097"/>
    <w:rsid w:val="4E27FE70"/>
    <w:rsid w:val="4E2BA5A2"/>
    <w:rsid w:val="4E31202C"/>
    <w:rsid w:val="4E49482A"/>
    <w:rsid w:val="4E529D36"/>
    <w:rsid w:val="4E5C5CFE"/>
    <w:rsid w:val="4E5FE0F3"/>
    <w:rsid w:val="4E6C76E4"/>
    <w:rsid w:val="4E712901"/>
    <w:rsid w:val="4E76B352"/>
    <w:rsid w:val="4E9A2566"/>
    <w:rsid w:val="4E9F0566"/>
    <w:rsid w:val="4EB3BBC4"/>
    <w:rsid w:val="4EB9B7B0"/>
    <w:rsid w:val="4EBDAE23"/>
    <w:rsid w:val="4ECA3BFD"/>
    <w:rsid w:val="4ED62D6E"/>
    <w:rsid w:val="4EE2C751"/>
    <w:rsid w:val="4EEAC3AB"/>
    <w:rsid w:val="4EF489FB"/>
    <w:rsid w:val="4F146CFF"/>
    <w:rsid w:val="4F1C98FB"/>
    <w:rsid w:val="4F2E52C1"/>
    <w:rsid w:val="4F45955E"/>
    <w:rsid w:val="4F68FA6E"/>
    <w:rsid w:val="4F6E76FC"/>
    <w:rsid w:val="4F73AE02"/>
    <w:rsid w:val="4F78386F"/>
    <w:rsid w:val="4F9FFE76"/>
    <w:rsid w:val="4FAD402C"/>
    <w:rsid w:val="4FAE4BFA"/>
    <w:rsid w:val="4FBC5C53"/>
    <w:rsid w:val="4FCCCAEB"/>
    <w:rsid w:val="4FD39E04"/>
    <w:rsid w:val="4FD51CC3"/>
    <w:rsid w:val="4FE3FC0B"/>
    <w:rsid w:val="4FF6A8EC"/>
    <w:rsid w:val="4FFCB549"/>
    <w:rsid w:val="50043024"/>
    <w:rsid w:val="5005E101"/>
    <w:rsid w:val="501EA604"/>
    <w:rsid w:val="503272BB"/>
    <w:rsid w:val="50363D0C"/>
    <w:rsid w:val="503FB30D"/>
    <w:rsid w:val="50569AD6"/>
    <w:rsid w:val="505791F2"/>
    <w:rsid w:val="50590F83"/>
    <w:rsid w:val="5060811E"/>
    <w:rsid w:val="5072AC65"/>
    <w:rsid w:val="50750738"/>
    <w:rsid w:val="507B36E5"/>
    <w:rsid w:val="5093CE5D"/>
    <w:rsid w:val="50A48F5F"/>
    <w:rsid w:val="50A5E849"/>
    <w:rsid w:val="50B27416"/>
    <w:rsid w:val="50CD7C45"/>
    <w:rsid w:val="50CFC06E"/>
    <w:rsid w:val="50D2A550"/>
    <w:rsid w:val="50D4067F"/>
    <w:rsid w:val="50DC3A55"/>
    <w:rsid w:val="50FD82BC"/>
    <w:rsid w:val="50FDA38E"/>
    <w:rsid w:val="50FFD98D"/>
    <w:rsid w:val="5108B70F"/>
    <w:rsid w:val="510D1EE3"/>
    <w:rsid w:val="511E61CD"/>
    <w:rsid w:val="512A08C2"/>
    <w:rsid w:val="51506FA4"/>
    <w:rsid w:val="515249F2"/>
    <w:rsid w:val="515A1428"/>
    <w:rsid w:val="516814EA"/>
    <w:rsid w:val="516D3156"/>
    <w:rsid w:val="5178760E"/>
    <w:rsid w:val="517C85C2"/>
    <w:rsid w:val="5186C424"/>
    <w:rsid w:val="519A54EA"/>
    <w:rsid w:val="519F5BAD"/>
    <w:rsid w:val="51A3D6BB"/>
    <w:rsid w:val="51A65827"/>
    <w:rsid w:val="51A95269"/>
    <w:rsid w:val="51BE813A"/>
    <w:rsid w:val="51C1F774"/>
    <w:rsid w:val="51C49761"/>
    <w:rsid w:val="51CC5B4D"/>
    <w:rsid w:val="51CD88E3"/>
    <w:rsid w:val="51DFD72E"/>
    <w:rsid w:val="51E16607"/>
    <w:rsid w:val="51E9BD56"/>
    <w:rsid w:val="51EE8CBB"/>
    <w:rsid w:val="520C018E"/>
    <w:rsid w:val="520FCD59"/>
    <w:rsid w:val="523570C1"/>
    <w:rsid w:val="523EDEEC"/>
    <w:rsid w:val="524C77F1"/>
    <w:rsid w:val="52542E72"/>
    <w:rsid w:val="5259A2F2"/>
    <w:rsid w:val="525D0286"/>
    <w:rsid w:val="52776E25"/>
    <w:rsid w:val="527B834E"/>
    <w:rsid w:val="528278EB"/>
    <w:rsid w:val="52A70827"/>
    <w:rsid w:val="52ACCEDD"/>
    <w:rsid w:val="52B76FE3"/>
    <w:rsid w:val="52BFC47A"/>
    <w:rsid w:val="52E6EEA9"/>
    <w:rsid w:val="52E81195"/>
    <w:rsid w:val="5307E372"/>
    <w:rsid w:val="5329B64B"/>
    <w:rsid w:val="5340DE8C"/>
    <w:rsid w:val="53453B6E"/>
    <w:rsid w:val="5363124F"/>
    <w:rsid w:val="5368C4BF"/>
    <w:rsid w:val="536A26A2"/>
    <w:rsid w:val="539D3FC4"/>
    <w:rsid w:val="53AC2335"/>
    <w:rsid w:val="53AC6BF3"/>
    <w:rsid w:val="53D596E3"/>
    <w:rsid w:val="53D7CB19"/>
    <w:rsid w:val="53DAABDA"/>
    <w:rsid w:val="53F75DD2"/>
    <w:rsid w:val="54093D2A"/>
    <w:rsid w:val="541891A5"/>
    <w:rsid w:val="541C9488"/>
    <w:rsid w:val="543F8D70"/>
    <w:rsid w:val="54400284"/>
    <w:rsid w:val="5441DF3B"/>
    <w:rsid w:val="545A6944"/>
    <w:rsid w:val="545EFA8E"/>
    <w:rsid w:val="549D4742"/>
    <w:rsid w:val="54B54BF4"/>
    <w:rsid w:val="54C85BCC"/>
    <w:rsid w:val="54D4987B"/>
    <w:rsid w:val="54E20DDD"/>
    <w:rsid w:val="5500EE11"/>
    <w:rsid w:val="550C34E2"/>
    <w:rsid w:val="55173111"/>
    <w:rsid w:val="5518F5B7"/>
    <w:rsid w:val="551AD7F0"/>
    <w:rsid w:val="552B3E34"/>
    <w:rsid w:val="552C2755"/>
    <w:rsid w:val="552CC46E"/>
    <w:rsid w:val="55347599"/>
    <w:rsid w:val="5536E668"/>
    <w:rsid w:val="5575D0C9"/>
    <w:rsid w:val="558A0ED2"/>
    <w:rsid w:val="55A4499D"/>
    <w:rsid w:val="55A5EEDD"/>
    <w:rsid w:val="55B1502A"/>
    <w:rsid w:val="55B8D44E"/>
    <w:rsid w:val="55BE9F54"/>
    <w:rsid w:val="55CD9AC7"/>
    <w:rsid w:val="55DD5A7A"/>
    <w:rsid w:val="55E7DFAE"/>
    <w:rsid w:val="55E91363"/>
    <w:rsid w:val="55FAC0A6"/>
    <w:rsid w:val="55FE0B36"/>
    <w:rsid w:val="5604ECFA"/>
    <w:rsid w:val="560C4B9C"/>
    <w:rsid w:val="5618ED64"/>
    <w:rsid w:val="561AC22E"/>
    <w:rsid w:val="561C6941"/>
    <w:rsid w:val="562482A9"/>
    <w:rsid w:val="5642789D"/>
    <w:rsid w:val="56442EC5"/>
    <w:rsid w:val="56508216"/>
    <w:rsid w:val="5652E51A"/>
    <w:rsid w:val="56700078"/>
    <w:rsid w:val="567EC983"/>
    <w:rsid w:val="5696FA8C"/>
    <w:rsid w:val="56A9D212"/>
    <w:rsid w:val="56BC8597"/>
    <w:rsid w:val="56CD49EE"/>
    <w:rsid w:val="56CE48D8"/>
    <w:rsid w:val="56CFB37F"/>
    <w:rsid w:val="56D87402"/>
    <w:rsid w:val="56E076A0"/>
    <w:rsid w:val="56EBA099"/>
    <w:rsid w:val="56F99664"/>
    <w:rsid w:val="570E17CD"/>
    <w:rsid w:val="5710058F"/>
    <w:rsid w:val="5710AD79"/>
    <w:rsid w:val="571B9A92"/>
    <w:rsid w:val="57230219"/>
    <w:rsid w:val="5725ACBE"/>
    <w:rsid w:val="5729C6E9"/>
    <w:rsid w:val="572D3EF9"/>
    <w:rsid w:val="572F04C9"/>
    <w:rsid w:val="5730DA4D"/>
    <w:rsid w:val="573695B1"/>
    <w:rsid w:val="57402AA1"/>
    <w:rsid w:val="574A747A"/>
    <w:rsid w:val="576C69A7"/>
    <w:rsid w:val="576CFE3C"/>
    <w:rsid w:val="5795ED86"/>
    <w:rsid w:val="57A2A455"/>
    <w:rsid w:val="57A325D0"/>
    <w:rsid w:val="57AF6C53"/>
    <w:rsid w:val="57C4841C"/>
    <w:rsid w:val="57D562D4"/>
    <w:rsid w:val="57D6CC83"/>
    <w:rsid w:val="57DA58F1"/>
    <w:rsid w:val="57DCA34F"/>
    <w:rsid w:val="57E32019"/>
    <w:rsid w:val="57E9E0D6"/>
    <w:rsid w:val="58074B28"/>
    <w:rsid w:val="580FA68C"/>
    <w:rsid w:val="581B6C8A"/>
    <w:rsid w:val="582391DA"/>
    <w:rsid w:val="583402B3"/>
    <w:rsid w:val="5839BC5A"/>
    <w:rsid w:val="58464BFC"/>
    <w:rsid w:val="58477A00"/>
    <w:rsid w:val="585CF6C1"/>
    <w:rsid w:val="585EA932"/>
    <w:rsid w:val="586D9038"/>
    <w:rsid w:val="5873EA55"/>
    <w:rsid w:val="587C7E0A"/>
    <w:rsid w:val="5882B21E"/>
    <w:rsid w:val="58886B8A"/>
    <w:rsid w:val="588BE721"/>
    <w:rsid w:val="5896E42C"/>
    <w:rsid w:val="58A1BF38"/>
    <w:rsid w:val="58B3D667"/>
    <w:rsid w:val="58BD79B9"/>
    <w:rsid w:val="58CEA4B8"/>
    <w:rsid w:val="58E0C674"/>
    <w:rsid w:val="58E19734"/>
    <w:rsid w:val="58E97577"/>
    <w:rsid w:val="58EA5307"/>
    <w:rsid w:val="58EF9CBC"/>
    <w:rsid w:val="5908D784"/>
    <w:rsid w:val="5909977E"/>
    <w:rsid w:val="5914A068"/>
    <w:rsid w:val="591B7AC2"/>
    <w:rsid w:val="5935DD0A"/>
    <w:rsid w:val="5945BF75"/>
    <w:rsid w:val="59494666"/>
    <w:rsid w:val="595A1AD2"/>
    <w:rsid w:val="59672FDF"/>
    <w:rsid w:val="597D2920"/>
    <w:rsid w:val="5981B441"/>
    <w:rsid w:val="5981D1BF"/>
    <w:rsid w:val="5989C1E8"/>
    <w:rsid w:val="599E7A42"/>
    <w:rsid w:val="599F3C31"/>
    <w:rsid w:val="59A919E1"/>
    <w:rsid w:val="59AE2BCF"/>
    <w:rsid w:val="59BF4F29"/>
    <w:rsid w:val="59E0356F"/>
    <w:rsid w:val="59E99E67"/>
    <w:rsid w:val="5A002EA1"/>
    <w:rsid w:val="5A2CDEFC"/>
    <w:rsid w:val="5A40E359"/>
    <w:rsid w:val="5A4357B5"/>
    <w:rsid w:val="5A58F5E3"/>
    <w:rsid w:val="5A72E877"/>
    <w:rsid w:val="5A8C4207"/>
    <w:rsid w:val="5AA1A97A"/>
    <w:rsid w:val="5AA85008"/>
    <w:rsid w:val="5AC0606B"/>
    <w:rsid w:val="5AC894F9"/>
    <w:rsid w:val="5AC96E4F"/>
    <w:rsid w:val="5AD2D8B1"/>
    <w:rsid w:val="5ADB3F81"/>
    <w:rsid w:val="5AE9ABB8"/>
    <w:rsid w:val="5AEBE4CA"/>
    <w:rsid w:val="5B01F0AD"/>
    <w:rsid w:val="5B0E5DE5"/>
    <w:rsid w:val="5B1A60E6"/>
    <w:rsid w:val="5B2E209A"/>
    <w:rsid w:val="5B339641"/>
    <w:rsid w:val="5B38139E"/>
    <w:rsid w:val="5B3CEB23"/>
    <w:rsid w:val="5B41F50D"/>
    <w:rsid w:val="5B55FD50"/>
    <w:rsid w:val="5B5BB475"/>
    <w:rsid w:val="5B5D4EC4"/>
    <w:rsid w:val="5B67B5E4"/>
    <w:rsid w:val="5B813EA1"/>
    <w:rsid w:val="5B8B6FCF"/>
    <w:rsid w:val="5BB5E027"/>
    <w:rsid w:val="5BCDC11B"/>
    <w:rsid w:val="5BD10A0F"/>
    <w:rsid w:val="5BD7EDB1"/>
    <w:rsid w:val="5BE618BF"/>
    <w:rsid w:val="5BE7AF12"/>
    <w:rsid w:val="5BEFEB20"/>
    <w:rsid w:val="5BFAA9C8"/>
    <w:rsid w:val="5C1F0E69"/>
    <w:rsid w:val="5C2080DA"/>
    <w:rsid w:val="5C213C8C"/>
    <w:rsid w:val="5C259570"/>
    <w:rsid w:val="5C3AE694"/>
    <w:rsid w:val="5C51B547"/>
    <w:rsid w:val="5C715FCF"/>
    <w:rsid w:val="5C71EC3C"/>
    <w:rsid w:val="5C76DF77"/>
    <w:rsid w:val="5C7A064C"/>
    <w:rsid w:val="5C7A58C2"/>
    <w:rsid w:val="5C80A969"/>
    <w:rsid w:val="5C8D17E1"/>
    <w:rsid w:val="5C9AF758"/>
    <w:rsid w:val="5C9F94C1"/>
    <w:rsid w:val="5CA194A2"/>
    <w:rsid w:val="5CB8C7E3"/>
    <w:rsid w:val="5CB91196"/>
    <w:rsid w:val="5CC15D19"/>
    <w:rsid w:val="5CCC1940"/>
    <w:rsid w:val="5CCE9360"/>
    <w:rsid w:val="5CCF91A9"/>
    <w:rsid w:val="5CD4B8EF"/>
    <w:rsid w:val="5CDB849B"/>
    <w:rsid w:val="5CFED6AD"/>
    <w:rsid w:val="5D35E9AB"/>
    <w:rsid w:val="5D434418"/>
    <w:rsid w:val="5D5364D1"/>
    <w:rsid w:val="5D55B39B"/>
    <w:rsid w:val="5D5649C8"/>
    <w:rsid w:val="5D57764A"/>
    <w:rsid w:val="5D5BE1A2"/>
    <w:rsid w:val="5D6A6C86"/>
    <w:rsid w:val="5D76D910"/>
    <w:rsid w:val="5D7CC904"/>
    <w:rsid w:val="5D8B79BB"/>
    <w:rsid w:val="5D8CBD35"/>
    <w:rsid w:val="5D92724A"/>
    <w:rsid w:val="5D93E32C"/>
    <w:rsid w:val="5D9C66C5"/>
    <w:rsid w:val="5DAA65E4"/>
    <w:rsid w:val="5DBA80F5"/>
    <w:rsid w:val="5DBDA97F"/>
    <w:rsid w:val="5DD017FF"/>
    <w:rsid w:val="5DD06203"/>
    <w:rsid w:val="5E2BE5D5"/>
    <w:rsid w:val="5E4A4B96"/>
    <w:rsid w:val="5E663690"/>
    <w:rsid w:val="5E667E72"/>
    <w:rsid w:val="5E769636"/>
    <w:rsid w:val="5EAA1758"/>
    <w:rsid w:val="5EADD147"/>
    <w:rsid w:val="5EAF1BA0"/>
    <w:rsid w:val="5ED563B0"/>
    <w:rsid w:val="5ED96F37"/>
    <w:rsid w:val="5EDCE883"/>
    <w:rsid w:val="5EDD4F58"/>
    <w:rsid w:val="5EE31E29"/>
    <w:rsid w:val="5EE5F9C0"/>
    <w:rsid w:val="5EFAF06D"/>
    <w:rsid w:val="5EFD1C8B"/>
    <w:rsid w:val="5EFF9C4E"/>
    <w:rsid w:val="5F057E97"/>
    <w:rsid w:val="5F217719"/>
    <w:rsid w:val="5F2940C2"/>
    <w:rsid w:val="5F2FB26A"/>
    <w:rsid w:val="5F49120F"/>
    <w:rsid w:val="5F499BAB"/>
    <w:rsid w:val="5F4DF6AE"/>
    <w:rsid w:val="5F4E394B"/>
    <w:rsid w:val="5F50565B"/>
    <w:rsid w:val="5F728812"/>
    <w:rsid w:val="5F735280"/>
    <w:rsid w:val="5F79259E"/>
    <w:rsid w:val="5F7DA1FA"/>
    <w:rsid w:val="5F7E955A"/>
    <w:rsid w:val="5F8E4ED7"/>
    <w:rsid w:val="5FA35A4A"/>
    <w:rsid w:val="5FCF3C7B"/>
    <w:rsid w:val="5FD07D84"/>
    <w:rsid w:val="5FD6E4BC"/>
    <w:rsid w:val="5FD938E5"/>
    <w:rsid w:val="5FE14E08"/>
    <w:rsid w:val="5FE1D2FE"/>
    <w:rsid w:val="5FE4165D"/>
    <w:rsid w:val="5FE4592E"/>
    <w:rsid w:val="5FFA3DC8"/>
    <w:rsid w:val="60368F65"/>
    <w:rsid w:val="605A5DC9"/>
    <w:rsid w:val="6085E2D1"/>
    <w:rsid w:val="60A971E3"/>
    <w:rsid w:val="60AD3293"/>
    <w:rsid w:val="60C3E2FD"/>
    <w:rsid w:val="60D848BB"/>
    <w:rsid w:val="60FC200E"/>
    <w:rsid w:val="60FD2919"/>
    <w:rsid w:val="6102D6CF"/>
    <w:rsid w:val="611EE316"/>
    <w:rsid w:val="6121C300"/>
    <w:rsid w:val="612273A4"/>
    <w:rsid w:val="612B03F9"/>
    <w:rsid w:val="6130535D"/>
    <w:rsid w:val="6138CACC"/>
    <w:rsid w:val="61446BFC"/>
    <w:rsid w:val="614E800A"/>
    <w:rsid w:val="6153C787"/>
    <w:rsid w:val="615A6D04"/>
    <w:rsid w:val="6175124B"/>
    <w:rsid w:val="617AE609"/>
    <w:rsid w:val="6194CD23"/>
    <w:rsid w:val="619966B4"/>
    <w:rsid w:val="61C19878"/>
    <w:rsid w:val="61CA48E0"/>
    <w:rsid w:val="61D664F7"/>
    <w:rsid w:val="61DA6F28"/>
    <w:rsid w:val="61E4291E"/>
    <w:rsid w:val="61EA2432"/>
    <w:rsid w:val="61F497E0"/>
    <w:rsid w:val="61F6F3DD"/>
    <w:rsid w:val="61FE2CEF"/>
    <w:rsid w:val="62195AAF"/>
    <w:rsid w:val="62317D64"/>
    <w:rsid w:val="62340E9C"/>
    <w:rsid w:val="623E93DD"/>
    <w:rsid w:val="62434DC6"/>
    <w:rsid w:val="6249E3CF"/>
    <w:rsid w:val="625BB5BC"/>
    <w:rsid w:val="6267BFB8"/>
    <w:rsid w:val="6282AA20"/>
    <w:rsid w:val="62840221"/>
    <w:rsid w:val="629149F9"/>
    <w:rsid w:val="629F1BFD"/>
    <w:rsid w:val="62A453CA"/>
    <w:rsid w:val="62A4951C"/>
    <w:rsid w:val="62B6E221"/>
    <w:rsid w:val="62BFD541"/>
    <w:rsid w:val="62D2DE95"/>
    <w:rsid w:val="62DE9435"/>
    <w:rsid w:val="62E99548"/>
    <w:rsid w:val="62EC0D9A"/>
    <w:rsid w:val="62F5BDF0"/>
    <w:rsid w:val="630568F5"/>
    <w:rsid w:val="630C6A83"/>
    <w:rsid w:val="63125BD6"/>
    <w:rsid w:val="633562E2"/>
    <w:rsid w:val="6336BD52"/>
    <w:rsid w:val="6338E3F9"/>
    <w:rsid w:val="633B38C5"/>
    <w:rsid w:val="63402E7F"/>
    <w:rsid w:val="634E6227"/>
    <w:rsid w:val="637079B8"/>
    <w:rsid w:val="6372A479"/>
    <w:rsid w:val="6379DAB2"/>
    <w:rsid w:val="63940ACB"/>
    <w:rsid w:val="639B7C43"/>
    <w:rsid w:val="63A18784"/>
    <w:rsid w:val="63A5394C"/>
    <w:rsid w:val="63D0AF92"/>
    <w:rsid w:val="63D22E03"/>
    <w:rsid w:val="63DF3F54"/>
    <w:rsid w:val="63F4D588"/>
    <w:rsid w:val="63FE1AD5"/>
    <w:rsid w:val="640305F9"/>
    <w:rsid w:val="640A0A56"/>
    <w:rsid w:val="6415793C"/>
    <w:rsid w:val="6424FF9A"/>
    <w:rsid w:val="64281F57"/>
    <w:rsid w:val="643E95B5"/>
    <w:rsid w:val="644BD4DC"/>
    <w:rsid w:val="646188FD"/>
    <w:rsid w:val="6462E387"/>
    <w:rsid w:val="6464A341"/>
    <w:rsid w:val="64719766"/>
    <w:rsid w:val="6476B60C"/>
    <w:rsid w:val="6496B4BE"/>
    <w:rsid w:val="649A7A2D"/>
    <w:rsid w:val="64A3E29F"/>
    <w:rsid w:val="64B9147D"/>
    <w:rsid w:val="64BFE5C4"/>
    <w:rsid w:val="64CE9021"/>
    <w:rsid w:val="64D4339E"/>
    <w:rsid w:val="64F18DE5"/>
    <w:rsid w:val="6500C0CB"/>
    <w:rsid w:val="650DEF49"/>
    <w:rsid w:val="650F023C"/>
    <w:rsid w:val="65155739"/>
    <w:rsid w:val="6562F586"/>
    <w:rsid w:val="65758D7B"/>
    <w:rsid w:val="65805A54"/>
    <w:rsid w:val="6582FB3E"/>
    <w:rsid w:val="65CBB4B6"/>
    <w:rsid w:val="65DB7F60"/>
    <w:rsid w:val="65E81463"/>
    <w:rsid w:val="65EC8E17"/>
    <w:rsid w:val="65FAAB66"/>
    <w:rsid w:val="65FE989C"/>
    <w:rsid w:val="6606F5F6"/>
    <w:rsid w:val="66158FE4"/>
    <w:rsid w:val="663178D2"/>
    <w:rsid w:val="664FA2A0"/>
    <w:rsid w:val="66599D74"/>
    <w:rsid w:val="665AD0E9"/>
    <w:rsid w:val="667B6FF4"/>
    <w:rsid w:val="66832298"/>
    <w:rsid w:val="6684E5C9"/>
    <w:rsid w:val="668CCACB"/>
    <w:rsid w:val="66929DA8"/>
    <w:rsid w:val="6698D17A"/>
    <w:rsid w:val="669E0425"/>
    <w:rsid w:val="66A61F29"/>
    <w:rsid w:val="66B01E6B"/>
    <w:rsid w:val="66B6D2EB"/>
    <w:rsid w:val="66CB128C"/>
    <w:rsid w:val="66DD0E93"/>
    <w:rsid w:val="66F13C48"/>
    <w:rsid w:val="66F3B5C7"/>
    <w:rsid w:val="66F837D0"/>
    <w:rsid w:val="67086CE1"/>
    <w:rsid w:val="670FDD62"/>
    <w:rsid w:val="67133654"/>
    <w:rsid w:val="672031CB"/>
    <w:rsid w:val="673B4338"/>
    <w:rsid w:val="6745BB6C"/>
    <w:rsid w:val="674F1838"/>
    <w:rsid w:val="67612162"/>
    <w:rsid w:val="67633EB5"/>
    <w:rsid w:val="676CA18D"/>
    <w:rsid w:val="67850506"/>
    <w:rsid w:val="678B810C"/>
    <w:rsid w:val="6793F8B3"/>
    <w:rsid w:val="67945134"/>
    <w:rsid w:val="67977A01"/>
    <w:rsid w:val="67A392CE"/>
    <w:rsid w:val="67A469C8"/>
    <w:rsid w:val="67B607D5"/>
    <w:rsid w:val="67BA8FBE"/>
    <w:rsid w:val="67BBCD89"/>
    <w:rsid w:val="67EA9DF7"/>
    <w:rsid w:val="67F1766A"/>
    <w:rsid w:val="680772F2"/>
    <w:rsid w:val="6819A2FB"/>
    <w:rsid w:val="68257E01"/>
    <w:rsid w:val="682FB635"/>
    <w:rsid w:val="684565B1"/>
    <w:rsid w:val="684AF5EB"/>
    <w:rsid w:val="6854A2E0"/>
    <w:rsid w:val="685ADC0B"/>
    <w:rsid w:val="685E4B80"/>
    <w:rsid w:val="686449C3"/>
    <w:rsid w:val="68698A6D"/>
    <w:rsid w:val="6878302E"/>
    <w:rsid w:val="688435BF"/>
    <w:rsid w:val="68AD3435"/>
    <w:rsid w:val="68B27350"/>
    <w:rsid w:val="68BB9531"/>
    <w:rsid w:val="68E9A257"/>
    <w:rsid w:val="68EFC293"/>
    <w:rsid w:val="68F5B432"/>
    <w:rsid w:val="690061CC"/>
    <w:rsid w:val="6902F89A"/>
    <w:rsid w:val="6903159C"/>
    <w:rsid w:val="692554A6"/>
    <w:rsid w:val="692FDF65"/>
    <w:rsid w:val="6934D489"/>
    <w:rsid w:val="69387F22"/>
    <w:rsid w:val="693F6D20"/>
    <w:rsid w:val="693F7879"/>
    <w:rsid w:val="69407451"/>
    <w:rsid w:val="69480E15"/>
    <w:rsid w:val="6948F6AD"/>
    <w:rsid w:val="6949D068"/>
    <w:rsid w:val="696A104D"/>
    <w:rsid w:val="697FF448"/>
    <w:rsid w:val="69846F4B"/>
    <w:rsid w:val="6995A081"/>
    <w:rsid w:val="69BA9727"/>
    <w:rsid w:val="69C228B3"/>
    <w:rsid w:val="69C3020D"/>
    <w:rsid w:val="69D895E0"/>
    <w:rsid w:val="69F2661E"/>
    <w:rsid w:val="6A0F682C"/>
    <w:rsid w:val="6A1954C5"/>
    <w:rsid w:val="6A2AF1D1"/>
    <w:rsid w:val="6A36327B"/>
    <w:rsid w:val="6A364AF8"/>
    <w:rsid w:val="6A45D10C"/>
    <w:rsid w:val="6A51CD17"/>
    <w:rsid w:val="6A5814FE"/>
    <w:rsid w:val="6A597798"/>
    <w:rsid w:val="6A835226"/>
    <w:rsid w:val="6A95F03E"/>
    <w:rsid w:val="6A9ADE06"/>
    <w:rsid w:val="6A9C245B"/>
    <w:rsid w:val="6AA1A037"/>
    <w:rsid w:val="6AB5859F"/>
    <w:rsid w:val="6AB7498A"/>
    <w:rsid w:val="6AC068D0"/>
    <w:rsid w:val="6AC66E6D"/>
    <w:rsid w:val="6AD0A1CA"/>
    <w:rsid w:val="6ADB8847"/>
    <w:rsid w:val="6ADE3265"/>
    <w:rsid w:val="6AF3E0FC"/>
    <w:rsid w:val="6AFF4E0D"/>
    <w:rsid w:val="6B00AA25"/>
    <w:rsid w:val="6B092CAC"/>
    <w:rsid w:val="6B2D06A3"/>
    <w:rsid w:val="6B30D2BF"/>
    <w:rsid w:val="6B328676"/>
    <w:rsid w:val="6B39E517"/>
    <w:rsid w:val="6B3E1F88"/>
    <w:rsid w:val="6B42658D"/>
    <w:rsid w:val="6B48D859"/>
    <w:rsid w:val="6B4AD66C"/>
    <w:rsid w:val="6B4DD5AE"/>
    <w:rsid w:val="6B6F4C13"/>
    <w:rsid w:val="6B8F1F4F"/>
    <w:rsid w:val="6B9A3362"/>
    <w:rsid w:val="6BB9F8E2"/>
    <w:rsid w:val="6BCE90AD"/>
    <w:rsid w:val="6BD1A247"/>
    <w:rsid w:val="6C0788F3"/>
    <w:rsid w:val="6C088D1D"/>
    <w:rsid w:val="6C10D6E0"/>
    <w:rsid w:val="6C175118"/>
    <w:rsid w:val="6C22C656"/>
    <w:rsid w:val="6C259CAC"/>
    <w:rsid w:val="6C27E6D8"/>
    <w:rsid w:val="6C2C94AC"/>
    <w:rsid w:val="6C2FCFA7"/>
    <w:rsid w:val="6C7016F6"/>
    <w:rsid w:val="6C9ACE53"/>
    <w:rsid w:val="6CB1DF26"/>
    <w:rsid w:val="6CB644D4"/>
    <w:rsid w:val="6CB69F2C"/>
    <w:rsid w:val="6CC0468E"/>
    <w:rsid w:val="6CC16BDF"/>
    <w:rsid w:val="6CC2D75C"/>
    <w:rsid w:val="6CC73FB7"/>
    <w:rsid w:val="6CE3097F"/>
    <w:rsid w:val="6CE71952"/>
    <w:rsid w:val="6CF2A377"/>
    <w:rsid w:val="6CF5CE4E"/>
    <w:rsid w:val="6D01D233"/>
    <w:rsid w:val="6D3DD5EB"/>
    <w:rsid w:val="6D4FB810"/>
    <w:rsid w:val="6D51D3A5"/>
    <w:rsid w:val="6D75348A"/>
    <w:rsid w:val="6D7A3FB8"/>
    <w:rsid w:val="6D8BCC54"/>
    <w:rsid w:val="6D90E688"/>
    <w:rsid w:val="6D96A04A"/>
    <w:rsid w:val="6D9D173B"/>
    <w:rsid w:val="6DB770F3"/>
    <w:rsid w:val="6DBE3659"/>
    <w:rsid w:val="6DD158AF"/>
    <w:rsid w:val="6DE1F08C"/>
    <w:rsid w:val="6DF332CC"/>
    <w:rsid w:val="6DFEE9A1"/>
    <w:rsid w:val="6E089DAA"/>
    <w:rsid w:val="6E0D633E"/>
    <w:rsid w:val="6E2620D4"/>
    <w:rsid w:val="6E34D11C"/>
    <w:rsid w:val="6E4A2A4A"/>
    <w:rsid w:val="6E4B3519"/>
    <w:rsid w:val="6E6A327F"/>
    <w:rsid w:val="6E7465C0"/>
    <w:rsid w:val="6E7C6E49"/>
    <w:rsid w:val="6E8126CD"/>
    <w:rsid w:val="6E89843C"/>
    <w:rsid w:val="6E950954"/>
    <w:rsid w:val="6EA0204C"/>
    <w:rsid w:val="6EA0D756"/>
    <w:rsid w:val="6EA1133F"/>
    <w:rsid w:val="6EA175BB"/>
    <w:rsid w:val="6EA73DFC"/>
    <w:rsid w:val="6EB58225"/>
    <w:rsid w:val="6EB5C8F0"/>
    <w:rsid w:val="6EBDFB1D"/>
    <w:rsid w:val="6EDCA53B"/>
    <w:rsid w:val="6EEC6C4E"/>
    <w:rsid w:val="6F152342"/>
    <w:rsid w:val="6F19B32E"/>
    <w:rsid w:val="6F1CCA9E"/>
    <w:rsid w:val="6F33BD37"/>
    <w:rsid w:val="6F4F76E3"/>
    <w:rsid w:val="6F558CA5"/>
    <w:rsid w:val="6F754781"/>
    <w:rsid w:val="6F856877"/>
    <w:rsid w:val="6F8B710D"/>
    <w:rsid w:val="6F91F33F"/>
    <w:rsid w:val="6FB11085"/>
    <w:rsid w:val="6FB2845D"/>
    <w:rsid w:val="6FC39092"/>
    <w:rsid w:val="6FD04AEA"/>
    <w:rsid w:val="6FEC4E91"/>
    <w:rsid w:val="701D10D1"/>
    <w:rsid w:val="701EC14F"/>
    <w:rsid w:val="7031A5D4"/>
    <w:rsid w:val="70341F8A"/>
    <w:rsid w:val="7046C58C"/>
    <w:rsid w:val="704E54B7"/>
    <w:rsid w:val="705B3DAA"/>
    <w:rsid w:val="705D42C7"/>
    <w:rsid w:val="705EA33D"/>
    <w:rsid w:val="706BF22D"/>
    <w:rsid w:val="7076453E"/>
    <w:rsid w:val="7092C804"/>
    <w:rsid w:val="709D93AC"/>
    <w:rsid w:val="70A3E5CD"/>
    <w:rsid w:val="70A6D7F8"/>
    <w:rsid w:val="70B2480A"/>
    <w:rsid w:val="70BDB8A2"/>
    <w:rsid w:val="70C1FE4E"/>
    <w:rsid w:val="70DD90CB"/>
    <w:rsid w:val="711113A7"/>
    <w:rsid w:val="711756B2"/>
    <w:rsid w:val="711A1151"/>
    <w:rsid w:val="712BAE82"/>
    <w:rsid w:val="712F39A7"/>
    <w:rsid w:val="713B0855"/>
    <w:rsid w:val="714261C5"/>
    <w:rsid w:val="7152C262"/>
    <w:rsid w:val="7170F4D3"/>
    <w:rsid w:val="7178CB85"/>
    <w:rsid w:val="718AEAED"/>
    <w:rsid w:val="719A4CAF"/>
    <w:rsid w:val="71B97162"/>
    <w:rsid w:val="71CC1B3E"/>
    <w:rsid w:val="71D49901"/>
    <w:rsid w:val="71E2DF88"/>
    <w:rsid w:val="71E3D21F"/>
    <w:rsid w:val="71EA3021"/>
    <w:rsid w:val="72127B37"/>
    <w:rsid w:val="72283628"/>
    <w:rsid w:val="722E6B81"/>
    <w:rsid w:val="7241F819"/>
    <w:rsid w:val="724C0DF9"/>
    <w:rsid w:val="72596935"/>
    <w:rsid w:val="726F295C"/>
    <w:rsid w:val="727A1794"/>
    <w:rsid w:val="727B5AB2"/>
    <w:rsid w:val="728226B2"/>
    <w:rsid w:val="7282C899"/>
    <w:rsid w:val="728350DA"/>
    <w:rsid w:val="7284D125"/>
    <w:rsid w:val="72945F01"/>
    <w:rsid w:val="7295EA97"/>
    <w:rsid w:val="72A45DE5"/>
    <w:rsid w:val="72BD0FA4"/>
    <w:rsid w:val="72E193F0"/>
    <w:rsid w:val="72E62EE9"/>
    <w:rsid w:val="72E8353D"/>
    <w:rsid w:val="72EAA332"/>
    <w:rsid w:val="73076D55"/>
    <w:rsid w:val="73120166"/>
    <w:rsid w:val="7327A4C9"/>
    <w:rsid w:val="732F8E69"/>
    <w:rsid w:val="732FA91B"/>
    <w:rsid w:val="733297CB"/>
    <w:rsid w:val="73339F50"/>
    <w:rsid w:val="73408083"/>
    <w:rsid w:val="735DC9AD"/>
    <w:rsid w:val="7364813E"/>
    <w:rsid w:val="736AF50B"/>
    <w:rsid w:val="737BDC0E"/>
    <w:rsid w:val="73821A51"/>
    <w:rsid w:val="7388E0B8"/>
    <w:rsid w:val="73A2E4D1"/>
    <w:rsid w:val="73AC151B"/>
    <w:rsid w:val="73ADFB6C"/>
    <w:rsid w:val="73B02F35"/>
    <w:rsid w:val="73C6B6EF"/>
    <w:rsid w:val="73D22D91"/>
    <w:rsid w:val="73FCB0A5"/>
    <w:rsid w:val="740254B2"/>
    <w:rsid w:val="741298F1"/>
    <w:rsid w:val="74324137"/>
    <w:rsid w:val="743A5D81"/>
    <w:rsid w:val="743ABB84"/>
    <w:rsid w:val="743DEF8F"/>
    <w:rsid w:val="743F261E"/>
    <w:rsid w:val="744791C4"/>
    <w:rsid w:val="744B5453"/>
    <w:rsid w:val="74519639"/>
    <w:rsid w:val="7475C1AC"/>
    <w:rsid w:val="7486D910"/>
    <w:rsid w:val="749A1AC1"/>
    <w:rsid w:val="74AE7D1A"/>
    <w:rsid w:val="74BE640D"/>
    <w:rsid w:val="74CFC70E"/>
    <w:rsid w:val="74D25761"/>
    <w:rsid w:val="74DB56CB"/>
    <w:rsid w:val="74E11233"/>
    <w:rsid w:val="74E1F3FE"/>
    <w:rsid w:val="74EDAAC7"/>
    <w:rsid w:val="74F2C424"/>
    <w:rsid w:val="74FCAA1D"/>
    <w:rsid w:val="7503AEDC"/>
    <w:rsid w:val="7509CA13"/>
    <w:rsid w:val="75152B00"/>
    <w:rsid w:val="75230068"/>
    <w:rsid w:val="7527A905"/>
    <w:rsid w:val="752B5B3B"/>
    <w:rsid w:val="753C5200"/>
    <w:rsid w:val="75406594"/>
    <w:rsid w:val="7546058C"/>
    <w:rsid w:val="755C77AB"/>
    <w:rsid w:val="756253D0"/>
    <w:rsid w:val="7568C813"/>
    <w:rsid w:val="756A5C7B"/>
    <w:rsid w:val="7599E048"/>
    <w:rsid w:val="75C013A7"/>
    <w:rsid w:val="75E07EAF"/>
    <w:rsid w:val="75E50916"/>
    <w:rsid w:val="75E7EF31"/>
    <w:rsid w:val="75F7DB61"/>
    <w:rsid w:val="75F8D9F8"/>
    <w:rsid w:val="761D76BD"/>
    <w:rsid w:val="761F3F1F"/>
    <w:rsid w:val="76245A5B"/>
    <w:rsid w:val="762ECB0F"/>
    <w:rsid w:val="76327B66"/>
    <w:rsid w:val="7651583A"/>
    <w:rsid w:val="7663A901"/>
    <w:rsid w:val="76811A07"/>
    <w:rsid w:val="7690F2BF"/>
    <w:rsid w:val="76933EC2"/>
    <w:rsid w:val="76985B98"/>
    <w:rsid w:val="76A51C57"/>
    <w:rsid w:val="76B23C29"/>
    <w:rsid w:val="76C6C916"/>
    <w:rsid w:val="76CD31F3"/>
    <w:rsid w:val="76DA1604"/>
    <w:rsid w:val="76DA3CFC"/>
    <w:rsid w:val="76E2E1C4"/>
    <w:rsid w:val="76ECFAD7"/>
    <w:rsid w:val="77043AA5"/>
    <w:rsid w:val="77115AAA"/>
    <w:rsid w:val="77129820"/>
    <w:rsid w:val="7713A476"/>
    <w:rsid w:val="77185BB7"/>
    <w:rsid w:val="771F2CDE"/>
    <w:rsid w:val="771F9A16"/>
    <w:rsid w:val="77343C54"/>
    <w:rsid w:val="7734D053"/>
    <w:rsid w:val="77358662"/>
    <w:rsid w:val="773CAC09"/>
    <w:rsid w:val="773F206D"/>
    <w:rsid w:val="773FB64C"/>
    <w:rsid w:val="77402173"/>
    <w:rsid w:val="77443122"/>
    <w:rsid w:val="774D97B0"/>
    <w:rsid w:val="7753FAAF"/>
    <w:rsid w:val="7755FA2F"/>
    <w:rsid w:val="775BAB0D"/>
    <w:rsid w:val="77762AEA"/>
    <w:rsid w:val="7778010A"/>
    <w:rsid w:val="7793004C"/>
    <w:rsid w:val="7796EC6D"/>
    <w:rsid w:val="77A293AA"/>
    <w:rsid w:val="77A295C7"/>
    <w:rsid w:val="77EF551C"/>
    <w:rsid w:val="77F3F98C"/>
    <w:rsid w:val="78092085"/>
    <w:rsid w:val="781767AB"/>
    <w:rsid w:val="7823DDB7"/>
    <w:rsid w:val="7842A096"/>
    <w:rsid w:val="78482C30"/>
    <w:rsid w:val="78704B88"/>
    <w:rsid w:val="7881A9EB"/>
    <w:rsid w:val="78A760D9"/>
    <w:rsid w:val="78AC4731"/>
    <w:rsid w:val="78AFC162"/>
    <w:rsid w:val="78CB4BCF"/>
    <w:rsid w:val="78E73E03"/>
    <w:rsid w:val="78E81DD0"/>
    <w:rsid w:val="78F37E8C"/>
    <w:rsid w:val="78F4529D"/>
    <w:rsid w:val="790098CD"/>
    <w:rsid w:val="7909907A"/>
    <w:rsid w:val="790E37AE"/>
    <w:rsid w:val="7918637E"/>
    <w:rsid w:val="79290F22"/>
    <w:rsid w:val="79353D36"/>
    <w:rsid w:val="79379EFA"/>
    <w:rsid w:val="793A1E57"/>
    <w:rsid w:val="793CDC87"/>
    <w:rsid w:val="796959AA"/>
    <w:rsid w:val="7971B7EB"/>
    <w:rsid w:val="7974728B"/>
    <w:rsid w:val="79774D62"/>
    <w:rsid w:val="797A0B5A"/>
    <w:rsid w:val="7997DF8E"/>
    <w:rsid w:val="79A8DA11"/>
    <w:rsid w:val="79BF9BC2"/>
    <w:rsid w:val="79E8AC5D"/>
    <w:rsid w:val="7A103074"/>
    <w:rsid w:val="7A20A1ED"/>
    <w:rsid w:val="7A285250"/>
    <w:rsid w:val="7A341072"/>
    <w:rsid w:val="7A3C69FF"/>
    <w:rsid w:val="7A545AD5"/>
    <w:rsid w:val="7A65C5B2"/>
    <w:rsid w:val="7A6661D1"/>
    <w:rsid w:val="7A6D521B"/>
    <w:rsid w:val="7A79687B"/>
    <w:rsid w:val="7AC51B33"/>
    <w:rsid w:val="7AE1D90C"/>
    <w:rsid w:val="7AE83133"/>
    <w:rsid w:val="7AED7744"/>
    <w:rsid w:val="7AF27B33"/>
    <w:rsid w:val="7AFAFF29"/>
    <w:rsid w:val="7B0AA09D"/>
    <w:rsid w:val="7B1A07B4"/>
    <w:rsid w:val="7B2BFCED"/>
    <w:rsid w:val="7B301D2F"/>
    <w:rsid w:val="7B367591"/>
    <w:rsid w:val="7B375A8E"/>
    <w:rsid w:val="7B3DDA49"/>
    <w:rsid w:val="7B427AF7"/>
    <w:rsid w:val="7B4F878C"/>
    <w:rsid w:val="7B5B91E5"/>
    <w:rsid w:val="7B6D03EB"/>
    <w:rsid w:val="7B7C33FB"/>
    <w:rsid w:val="7B7DAA3D"/>
    <w:rsid w:val="7B7FA115"/>
    <w:rsid w:val="7B831841"/>
    <w:rsid w:val="7B8BBFA4"/>
    <w:rsid w:val="7B945659"/>
    <w:rsid w:val="7B9E0549"/>
    <w:rsid w:val="7BA532DA"/>
    <w:rsid w:val="7BC738B5"/>
    <w:rsid w:val="7BCD95B3"/>
    <w:rsid w:val="7BEF11BE"/>
    <w:rsid w:val="7BF76F27"/>
    <w:rsid w:val="7C09E11F"/>
    <w:rsid w:val="7C0C7444"/>
    <w:rsid w:val="7C3149F0"/>
    <w:rsid w:val="7C32948C"/>
    <w:rsid w:val="7C3B30D9"/>
    <w:rsid w:val="7C42E77E"/>
    <w:rsid w:val="7C51330C"/>
    <w:rsid w:val="7C773439"/>
    <w:rsid w:val="7C7CBD16"/>
    <w:rsid w:val="7C7E79E6"/>
    <w:rsid w:val="7C80EBC0"/>
    <w:rsid w:val="7C9647FD"/>
    <w:rsid w:val="7CA42412"/>
    <w:rsid w:val="7CA4B7D1"/>
    <w:rsid w:val="7CB9508C"/>
    <w:rsid w:val="7CC16F64"/>
    <w:rsid w:val="7CC99CA2"/>
    <w:rsid w:val="7CE4D62D"/>
    <w:rsid w:val="7CF094F3"/>
    <w:rsid w:val="7D00418A"/>
    <w:rsid w:val="7D09ED81"/>
    <w:rsid w:val="7D15BC78"/>
    <w:rsid w:val="7D17609B"/>
    <w:rsid w:val="7D2D8D1A"/>
    <w:rsid w:val="7D384925"/>
    <w:rsid w:val="7D45E4BA"/>
    <w:rsid w:val="7D53FE02"/>
    <w:rsid w:val="7D61D6F8"/>
    <w:rsid w:val="7D656BFA"/>
    <w:rsid w:val="7D6E4368"/>
    <w:rsid w:val="7D7373A7"/>
    <w:rsid w:val="7D81D312"/>
    <w:rsid w:val="7D916AF0"/>
    <w:rsid w:val="7D98962B"/>
    <w:rsid w:val="7DBDDB5C"/>
    <w:rsid w:val="7DBEEBB2"/>
    <w:rsid w:val="7DC0E61D"/>
    <w:rsid w:val="7DC508EB"/>
    <w:rsid w:val="7DD7B994"/>
    <w:rsid w:val="7DD94AF6"/>
    <w:rsid w:val="7DEA5988"/>
    <w:rsid w:val="7DF5D5B4"/>
    <w:rsid w:val="7E03367D"/>
    <w:rsid w:val="7E1016B6"/>
    <w:rsid w:val="7E1075CE"/>
    <w:rsid w:val="7E1DB70E"/>
    <w:rsid w:val="7E3A33D9"/>
    <w:rsid w:val="7E699DD9"/>
    <w:rsid w:val="7E7A8860"/>
    <w:rsid w:val="7E91F1D3"/>
    <w:rsid w:val="7E98DA32"/>
    <w:rsid w:val="7E9D5577"/>
    <w:rsid w:val="7EAFD0E7"/>
    <w:rsid w:val="7EB96F23"/>
    <w:rsid w:val="7EBBB95B"/>
    <w:rsid w:val="7ECD73C5"/>
    <w:rsid w:val="7ED4AADB"/>
    <w:rsid w:val="7ED5DCE2"/>
    <w:rsid w:val="7EE50CE7"/>
    <w:rsid w:val="7EE9A2AF"/>
    <w:rsid w:val="7EF0036A"/>
    <w:rsid w:val="7F0C6DCC"/>
    <w:rsid w:val="7F202C3D"/>
    <w:rsid w:val="7F21FC74"/>
    <w:rsid w:val="7F3B7215"/>
    <w:rsid w:val="7F3D5401"/>
    <w:rsid w:val="7F43B2EE"/>
    <w:rsid w:val="7F4B3C06"/>
    <w:rsid w:val="7F55A7FF"/>
    <w:rsid w:val="7F5F278B"/>
    <w:rsid w:val="7F644F18"/>
    <w:rsid w:val="7F6ABFC2"/>
    <w:rsid w:val="7F6D1473"/>
    <w:rsid w:val="7F74B89A"/>
    <w:rsid w:val="7F8AB311"/>
    <w:rsid w:val="7F8FBC05"/>
    <w:rsid w:val="7F9844E6"/>
    <w:rsid w:val="7F9B0D4A"/>
    <w:rsid w:val="7F9D94F0"/>
    <w:rsid w:val="7FA480B7"/>
    <w:rsid w:val="7FC78663"/>
    <w:rsid w:val="7FD0463F"/>
    <w:rsid w:val="7FD4A197"/>
    <w:rsid w:val="7FDCF5A2"/>
    <w:rsid w:val="7FFA84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9360"/>
  <w15:chartTrackingRefBased/>
  <w15:docId w15:val="{7E180D17-19EA-409A-9BA2-2D6A800D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BC3A46C"/>
    <w:rPr>
      <w:lang w:val="en-GB"/>
    </w:rPr>
  </w:style>
  <w:style w:type="paragraph" w:styleId="Heading1">
    <w:name w:val="heading 1"/>
    <w:basedOn w:val="Normal"/>
    <w:next w:val="Normal"/>
    <w:link w:val="Heading1Char"/>
    <w:uiPriority w:val="9"/>
    <w:qFormat/>
    <w:rsid w:val="0BC3A46C"/>
    <w:pPr>
      <w:keepNext/>
      <w:keepLines/>
      <w:spacing w:before="360" w:after="80"/>
      <w:outlineLvl w:val="0"/>
    </w:pPr>
    <w:rPr>
      <w:rFonts w:ascii="Arial" w:eastAsiaTheme="majorEastAsia" w:hAnsi="Arial" w:cstheme="majorBidi"/>
      <w:b/>
      <w:bCs/>
      <w:sz w:val="28"/>
      <w:szCs w:val="28"/>
      <w:u w:val="single"/>
    </w:rPr>
  </w:style>
  <w:style w:type="paragraph" w:styleId="Heading2">
    <w:name w:val="heading 2"/>
    <w:basedOn w:val="Normal"/>
    <w:next w:val="Normal"/>
    <w:link w:val="Heading2Char"/>
    <w:uiPriority w:val="9"/>
    <w:unhideWhenUsed/>
    <w:qFormat/>
    <w:rsid w:val="0BC3A46C"/>
    <w:pPr>
      <w:keepNext/>
      <w:keepLines/>
      <w:spacing w:before="160" w:after="80"/>
      <w:outlineLvl w:val="1"/>
    </w:pPr>
    <w:rPr>
      <w:rFonts w:ascii="Arial" w:eastAsiaTheme="majorEastAsia" w:hAnsi="Arial" w:cstheme="majorBidi"/>
      <w:color w:val="000000" w:themeColor="text1"/>
      <w:u w:val="single"/>
    </w:rPr>
  </w:style>
  <w:style w:type="paragraph" w:styleId="Heading3">
    <w:name w:val="heading 3"/>
    <w:basedOn w:val="Normal"/>
    <w:next w:val="Normal"/>
    <w:link w:val="Heading3Char"/>
    <w:uiPriority w:val="9"/>
    <w:unhideWhenUsed/>
    <w:qFormat/>
    <w:rsid w:val="0BC3A46C"/>
    <w:pPr>
      <w:keepNext/>
      <w:keepLines/>
      <w:spacing w:before="160" w:after="80"/>
      <w:outlineLvl w:val="2"/>
    </w:pPr>
    <w:rPr>
      <w:rFonts w:ascii="Arial" w:eastAsiaTheme="majorEastAsia" w:hAnsi="Arial" w:cstheme="majorBidi"/>
      <w:u w:val="single"/>
    </w:rPr>
  </w:style>
  <w:style w:type="paragraph" w:styleId="Heading4">
    <w:name w:val="heading 4"/>
    <w:basedOn w:val="Normal"/>
    <w:next w:val="Normal"/>
    <w:link w:val="Heading4Char"/>
    <w:uiPriority w:val="9"/>
    <w:unhideWhenUsed/>
    <w:qFormat/>
    <w:rsid w:val="0BC3A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BC3A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BC3A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BC3A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BC3A46C"/>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BC3A46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8BA"/>
    <w:rPr>
      <w:rFonts w:ascii="Arial" w:eastAsiaTheme="majorEastAsia" w:hAnsi="Arial" w:cstheme="majorBidi"/>
      <w:b/>
      <w:sz w:val="28"/>
      <w:szCs w:val="40"/>
      <w:u w:val="single"/>
    </w:rPr>
  </w:style>
  <w:style w:type="character" w:customStyle="1" w:styleId="Heading2Char">
    <w:name w:val="Heading 2 Char"/>
    <w:basedOn w:val="DefaultParagraphFont"/>
    <w:link w:val="Heading2"/>
    <w:uiPriority w:val="9"/>
    <w:rsid w:val="00D208BA"/>
    <w:rPr>
      <w:rFonts w:ascii="Arial" w:eastAsiaTheme="majorEastAsia" w:hAnsi="Arial" w:cstheme="majorBidi"/>
      <w:color w:val="000000" w:themeColor="text1"/>
      <w:szCs w:val="32"/>
      <w:u w:val="single"/>
    </w:rPr>
  </w:style>
  <w:style w:type="character" w:customStyle="1" w:styleId="Heading3Char">
    <w:name w:val="Heading 3 Char"/>
    <w:basedOn w:val="DefaultParagraphFont"/>
    <w:link w:val="Heading3"/>
    <w:uiPriority w:val="9"/>
    <w:rsid w:val="00D208BA"/>
    <w:rPr>
      <w:rFonts w:ascii="Arial" w:eastAsiaTheme="majorEastAsia" w:hAnsi="Arial" w:cstheme="majorBidi"/>
      <w:szCs w:val="28"/>
      <w:u w:val="single"/>
      <w:lang w:val="en-GB"/>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BC3A46C"/>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BC3A46C"/>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0BC3A46C"/>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0BC3A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CommentReference">
    <w:name w:val="annotation reference"/>
    <w:basedOn w:val="DefaultParagraphFont"/>
    <w:uiPriority w:val="99"/>
    <w:semiHidden/>
    <w:unhideWhenUsed/>
    <w:rsid w:val="00124271"/>
    <w:rPr>
      <w:sz w:val="16"/>
      <w:szCs w:val="16"/>
    </w:rPr>
  </w:style>
  <w:style w:type="paragraph" w:styleId="CommentText">
    <w:name w:val="annotation text"/>
    <w:basedOn w:val="Normal"/>
    <w:link w:val="CommentTextChar"/>
    <w:uiPriority w:val="99"/>
    <w:unhideWhenUsed/>
    <w:rsid w:val="0BC3A46C"/>
    <w:pPr>
      <w:spacing w:line="240" w:lineRule="auto"/>
    </w:pPr>
    <w:rPr>
      <w:sz w:val="20"/>
      <w:szCs w:val="20"/>
    </w:rPr>
  </w:style>
  <w:style w:type="character" w:customStyle="1" w:styleId="CommentTextChar">
    <w:name w:val="Comment Text Char"/>
    <w:basedOn w:val="DefaultParagraphFont"/>
    <w:link w:val="CommentText"/>
    <w:uiPriority w:val="99"/>
    <w:rsid w:val="00124271"/>
    <w:rPr>
      <w:sz w:val="20"/>
      <w:szCs w:val="20"/>
    </w:rPr>
  </w:style>
  <w:style w:type="paragraph" w:styleId="CommentSubject">
    <w:name w:val="annotation subject"/>
    <w:basedOn w:val="CommentText"/>
    <w:next w:val="CommentText"/>
    <w:link w:val="CommentSubjectChar"/>
    <w:uiPriority w:val="99"/>
    <w:semiHidden/>
    <w:unhideWhenUsed/>
    <w:rsid w:val="00124271"/>
    <w:rPr>
      <w:b/>
      <w:bCs/>
    </w:rPr>
  </w:style>
  <w:style w:type="character" w:customStyle="1" w:styleId="CommentSubjectChar">
    <w:name w:val="Comment Subject Char"/>
    <w:basedOn w:val="CommentTextChar"/>
    <w:link w:val="CommentSubject"/>
    <w:uiPriority w:val="99"/>
    <w:semiHidden/>
    <w:rsid w:val="00124271"/>
    <w:rPr>
      <w:b/>
      <w:bCs/>
      <w:sz w:val="20"/>
      <w:szCs w:val="20"/>
    </w:rPr>
  </w:style>
  <w:style w:type="character" w:styleId="Hyperlink">
    <w:name w:val="Hyperlink"/>
    <w:basedOn w:val="DefaultParagraphFont"/>
    <w:uiPriority w:val="99"/>
    <w:unhideWhenUsed/>
    <w:rsid w:val="00A50A64"/>
    <w:rPr>
      <w:color w:val="467886" w:themeColor="hyperlink"/>
      <w:u w:val="single"/>
    </w:rPr>
  </w:style>
  <w:style w:type="character" w:styleId="UnresolvedMention">
    <w:name w:val="Unresolved Mention"/>
    <w:basedOn w:val="DefaultParagraphFont"/>
    <w:uiPriority w:val="99"/>
    <w:semiHidden/>
    <w:unhideWhenUsed/>
    <w:rsid w:val="00A50A64"/>
    <w:rPr>
      <w:color w:val="605E5C"/>
      <w:shd w:val="clear" w:color="auto" w:fill="E1DFDD"/>
    </w:rPr>
  </w:style>
  <w:style w:type="paragraph" w:styleId="ListParagraph">
    <w:name w:val="List Paragraph"/>
    <w:basedOn w:val="Normal"/>
    <w:uiPriority w:val="34"/>
    <w:qFormat/>
    <w:rsid w:val="0BC3A46C"/>
    <w:pPr>
      <w:ind w:left="720"/>
      <w:contextualSpacing/>
    </w:pPr>
  </w:style>
  <w:style w:type="character" w:styleId="FollowedHyperlink">
    <w:name w:val="FollowedHyperlink"/>
    <w:basedOn w:val="DefaultParagraphFont"/>
    <w:uiPriority w:val="99"/>
    <w:semiHidden/>
    <w:unhideWhenUsed/>
    <w:rsid w:val="00B51095"/>
    <w:rPr>
      <w:color w:val="96607D" w:themeColor="followedHyperlink"/>
      <w:u w:val="single"/>
    </w:rPr>
  </w:style>
  <w:style w:type="table" w:styleId="TableGrid">
    <w:name w:val="Table Grid"/>
    <w:basedOn w:val="TableNormal"/>
    <w:uiPriority w:val="39"/>
    <w:rsid w:val="007E2E06"/>
    <w:pPr>
      <w:spacing w:after="0" w:line="240" w:lineRule="auto"/>
    </w:pPr>
    <w:tblPr>
      <w:tblCellMar>
        <w:left w:w="0" w:type="dxa"/>
        <w:right w:w="0" w:type="dxa"/>
      </w:tblCellMar>
    </w:tblPr>
  </w:style>
  <w:style w:type="paragraph" w:styleId="TOCHeading">
    <w:name w:val="TOC Heading"/>
    <w:basedOn w:val="Heading1"/>
    <w:next w:val="Normal"/>
    <w:uiPriority w:val="39"/>
    <w:unhideWhenUsed/>
    <w:qFormat/>
    <w:rsid w:val="002E188E"/>
    <w:pPr>
      <w:spacing w:before="240" w:after="0" w:line="259" w:lineRule="auto"/>
      <w:outlineLvl w:val="9"/>
    </w:pPr>
    <w:rPr>
      <w:rFonts w:asciiTheme="majorHAnsi" w:hAnsiTheme="majorHAnsi"/>
      <w:b w:val="0"/>
      <w:color w:val="0F4761" w:themeColor="accent1" w:themeShade="BF"/>
      <w:sz w:val="32"/>
      <w:szCs w:val="32"/>
      <w:u w:val="none"/>
      <w:lang w:eastAsia="en-US"/>
    </w:rPr>
  </w:style>
  <w:style w:type="paragraph" w:styleId="TOC1">
    <w:name w:val="toc 1"/>
    <w:basedOn w:val="Normal"/>
    <w:next w:val="Normal"/>
    <w:uiPriority w:val="39"/>
    <w:unhideWhenUsed/>
    <w:rsid w:val="0BC3A46C"/>
    <w:pPr>
      <w:spacing w:after="100"/>
    </w:pPr>
  </w:style>
  <w:style w:type="paragraph" w:styleId="TOC2">
    <w:name w:val="toc 2"/>
    <w:basedOn w:val="Normal"/>
    <w:next w:val="Normal"/>
    <w:uiPriority w:val="39"/>
    <w:unhideWhenUsed/>
    <w:rsid w:val="0BC3A46C"/>
    <w:pPr>
      <w:spacing w:after="100"/>
      <w:ind w:left="240"/>
    </w:pPr>
  </w:style>
  <w:style w:type="paragraph" w:styleId="Header">
    <w:name w:val="header"/>
    <w:basedOn w:val="Normal"/>
    <w:link w:val="HeaderChar"/>
    <w:uiPriority w:val="99"/>
    <w:unhideWhenUsed/>
    <w:rsid w:val="0BC3A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607A"/>
  </w:style>
  <w:style w:type="paragraph" w:styleId="Footer">
    <w:name w:val="footer"/>
    <w:basedOn w:val="Normal"/>
    <w:link w:val="FooterChar"/>
    <w:uiPriority w:val="99"/>
    <w:unhideWhenUsed/>
    <w:rsid w:val="0BC3A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607A"/>
  </w:style>
  <w:style w:type="table" w:styleId="TableGridLight">
    <w:name w:val="Grid Table Light"/>
    <w:basedOn w:val="TableNormal"/>
    <w:uiPriority w:val="40"/>
    <w:rsid w:val="008667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unhideWhenUsed/>
    <w:rsid w:val="00814381"/>
    <w:pPr>
      <w:spacing w:after="0" w:line="240" w:lineRule="auto"/>
    </w:pPr>
    <w:rPr>
      <w:sz w:val="20"/>
      <w:szCs w:val="20"/>
    </w:rPr>
  </w:style>
  <w:style w:type="character" w:customStyle="1" w:styleId="FootnoteTextChar">
    <w:name w:val="Footnote Text Char"/>
    <w:basedOn w:val="DefaultParagraphFont"/>
    <w:link w:val="FootnoteText"/>
    <w:uiPriority w:val="99"/>
    <w:rsid w:val="00814381"/>
    <w:rPr>
      <w:sz w:val="20"/>
      <w:szCs w:val="20"/>
      <w:lang w:val="en-GB"/>
    </w:rPr>
  </w:style>
  <w:style w:type="character" w:styleId="FootnoteReference">
    <w:name w:val="footnote reference"/>
    <w:basedOn w:val="DefaultParagraphFont"/>
    <w:uiPriority w:val="99"/>
    <w:unhideWhenUsed/>
    <w:rsid w:val="00814381"/>
    <w:rPr>
      <w:vertAlign w:val="superscript"/>
    </w:rPr>
  </w:style>
  <w:style w:type="table" w:styleId="PlainTable1">
    <w:name w:val="Plain Table 1"/>
    <w:basedOn w:val="TableNormal"/>
    <w:uiPriority w:val="41"/>
    <w:rsid w:val="006E7A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5F5EB6"/>
    <w:pPr>
      <w:spacing w:after="0" w:line="240" w:lineRule="auto"/>
    </w:pPr>
    <w:rPr>
      <w:rFonts w:ascii="Times New Roman" w:eastAsia="Times New Roma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5F5EB6"/>
    <w:pPr>
      <w:spacing w:after="0" w:line="240" w:lineRule="auto"/>
    </w:pPr>
    <w:rPr>
      <w:rFonts w:eastAsiaTheme="minorHAnsi"/>
      <w:sz w:val="22"/>
      <w:szCs w:val="22"/>
      <w:lang w:val="en-GB" w:eastAsia="en-US"/>
    </w:rPr>
  </w:style>
  <w:style w:type="paragraph" w:styleId="TOC3">
    <w:name w:val="toc 3"/>
    <w:basedOn w:val="Normal"/>
    <w:next w:val="Normal"/>
    <w:autoRedefine/>
    <w:uiPriority w:val="39"/>
    <w:unhideWhenUsed/>
    <w:rsid w:val="00323738"/>
    <w:pPr>
      <w:spacing w:after="100" w:line="259" w:lineRule="auto"/>
      <w:ind w:left="440"/>
    </w:pPr>
    <w:rPr>
      <w:rFonts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hyperlink" Target="https://www.theguardian.com/news/2024/jan/06/im-andrew-tates-audience-and-i-know-why-he-appeals-to-young-men" TargetMode="External" /><Relationship Id="rId39" Type="http://schemas.openxmlformats.org/officeDocument/2006/relationships/hyperlink" Target="https://www.youtube.com/watch?v=rWvrdmbDjjw" TargetMode="External" /><Relationship Id="rId3" Type="http://schemas.openxmlformats.org/officeDocument/2006/relationships/customXml" Target="../customXml/item3.xml" /><Relationship Id="rId21" Type="http://schemas.openxmlformats.org/officeDocument/2006/relationships/hyperlink" Target="https://pmc.ncbi.nlm.nih.gov/articles/PMC12011899/" TargetMode="External" /><Relationship Id="rId34" Type="http://schemas.openxmlformats.org/officeDocument/2006/relationships/hyperlink" Target="https://www.researchgate.net/publication/356360476" TargetMode="External" /><Relationship Id="rId42" Type="http://schemas.openxmlformats.org/officeDocument/2006/relationships/image" Target="media/image9.gif" /><Relationship Id="rId47" Type="http://schemas.openxmlformats.org/officeDocument/2006/relationships/fontTable" Target="fontTable.xml" /><Relationship Id="rId7" Type="http://schemas.openxmlformats.org/officeDocument/2006/relationships/settings" Target="settings.xml" /><Relationship Id="rId12" Type="http://schemas.openxmlformats.org/officeDocument/2006/relationships/image" Target="media/image2.jpeg" /><Relationship Id="rId17" Type="http://schemas.openxmlformats.org/officeDocument/2006/relationships/image" Target="media/image7.png" /><Relationship Id="rId25" Type="http://schemas.openxmlformats.org/officeDocument/2006/relationships/hyperlink" Target="https://www.bellingcat.com/news/americas/2018/10/11/memes-infowars-75-fascist-activists-red-pilled" TargetMode="External" /><Relationship Id="rId33" Type="http://schemas.openxmlformats.org/officeDocument/2006/relationships/hyperlink" Target="https://blog.bham.ac.uk/socialsciencesbirmingham/2023/02/08/andrew-tate" TargetMode="External" /><Relationship Id="rId38" Type="http://schemas.openxmlformats.org/officeDocument/2006/relationships/hyperlink" Target="https://doi.org/10.1177/1557085119896415" TargetMode="External" /><Relationship Id="rId46"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image" Target="media/image6.png" /><Relationship Id="rId20" Type="http://schemas.openxmlformats.org/officeDocument/2006/relationships/hyperlink" Target="https://crestresearch.ac.uk/download/4498/23-008-01-incels_and_the_incelosphere_report_v2.pdf" TargetMode="External" /><Relationship Id="rId29" Type="http://schemas.openxmlformats.org/officeDocument/2006/relationships/hyperlink" Target="https://www.academia.edu/73516671" TargetMode="External" /><Relationship Id="rId41" Type="http://schemas.openxmlformats.org/officeDocument/2006/relationships/hyperlink" Target="https://www.theguardian.com/commentisfree/2024/jun/06/getting-fit-right-wing-jerk"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hyperlink" Target="https://www.youtube.com/user/InnuendoStudios" TargetMode="External" /><Relationship Id="rId32" Type="http://schemas.openxmlformats.org/officeDocument/2006/relationships/hyperlink" Target="https://stars.library.ucf.edu/etd2020/65" TargetMode="External" /><Relationship Id="rId37" Type="http://schemas.openxmlformats.org/officeDocument/2006/relationships/hyperlink" Target="https://doi.org/10.1016/j.econedurev.2019.101914" TargetMode="External" /><Relationship Id="rId40" Type="http://schemas.openxmlformats.org/officeDocument/2006/relationships/hyperlink" Target="https://doi.org/10.1111/j.1759-5436.2000.mp31002005.x" TargetMode="External" /><Relationship Id="rId45" Type="http://schemas.openxmlformats.org/officeDocument/2006/relationships/header" Target="header1.xml" /><Relationship Id="rId5" Type="http://schemas.openxmlformats.org/officeDocument/2006/relationships/numbering" Target="numbering.xml" /><Relationship Id="rId15" Type="http://schemas.openxmlformats.org/officeDocument/2006/relationships/image" Target="media/image5.png" /><Relationship Id="rId23" Type="http://schemas.openxmlformats.org/officeDocument/2006/relationships/hyperlink" Target="https://doi.org/10.1007/s10508-025-03161-y" TargetMode="External" /><Relationship Id="rId28" Type="http://schemas.openxmlformats.org/officeDocument/2006/relationships/hyperlink" Target="https://doi.org/10.1057/s41599-019-0302-2" TargetMode="External" /><Relationship Id="rId36" Type="http://schemas.openxmlformats.org/officeDocument/2006/relationships/hyperlink" Target="https://doi.org/10.1007/s12119-020-09724-6" TargetMode="External" /><Relationship Id="rId49" Type="http://schemas.microsoft.com/office/2020/10/relationships/intelligence" Target="intelligence2.xml" /><Relationship Id="rId10" Type="http://schemas.openxmlformats.org/officeDocument/2006/relationships/endnotes" Target="endnotes.xml" /><Relationship Id="rId19" Type="http://schemas.openxmlformats.org/officeDocument/2006/relationships/hyperlink" Target="https://doi.org/10.1080/09546553.20%2019.1638256" TargetMode="External" /><Relationship Id="rId31" Type="http://schemas.openxmlformats.org/officeDocument/2006/relationships/hyperlink" Target="https://www.businessofapps.com/data/tinder-statistics/" TargetMode="External" /><Relationship Id="rId44" Type="http://schemas.openxmlformats.org/officeDocument/2006/relationships/image" Target="media/image11.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png" /><Relationship Id="rId22" Type="http://schemas.openxmlformats.org/officeDocument/2006/relationships/hyperlink" Target="https://dictionary.cambridge.org/dictionary/english/dogma" TargetMode="External" /><Relationship Id="rId27" Type="http://schemas.openxmlformats.org/officeDocument/2006/relationships/hyperlink" Target="https://doi.org/10.1177/1097184X17706401" TargetMode="External" /><Relationship Id="rId30" Type="http://schemas.openxmlformats.org/officeDocument/2006/relationships/hyperlink" Target="https://www.researchgate.net/publication/344072065_Researcher_Positionality_-_A_Consideration_of_Its_Influence_and_Place_in_Qualitative_Research_-_A_New_Researcher_Guide" TargetMode="External" /><Relationship Id="rId35" Type="http://schemas.openxmlformats.org/officeDocument/2006/relationships/hyperlink" Target="https://ojs.library.ubc.ca/index.php/EJAS/article/view/198299/192591" TargetMode="External" /><Relationship Id="rId43" Type="http://schemas.openxmlformats.org/officeDocument/2006/relationships/image" Target="media/image10.png" /><Relationship Id="rId48" Type="http://schemas.openxmlformats.org/officeDocument/2006/relationships/theme" Target="theme/theme1.xml" /><Relationship Id="rId8"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5400D2C7833A439DD8DA2D9D984DEF" ma:contentTypeVersion="14" ma:contentTypeDescription="Create a new document." ma:contentTypeScope="" ma:versionID="fc91b8f3cdc102bfb3461c395a656464">
  <xsd:schema xmlns:xsd="http://www.w3.org/2001/XMLSchema" xmlns:xs="http://www.w3.org/2001/XMLSchema" xmlns:p="http://schemas.microsoft.com/office/2006/metadata/properties" xmlns:ns3="8d4dd6d8-5f0a-4a93-bbd3-f49e3a076d11" xmlns:ns4="54898269-f30e-4906-8e78-26238d29dd14" targetNamespace="http://schemas.microsoft.com/office/2006/metadata/properties" ma:root="true" ma:fieldsID="4d76c2e305326946c00e9ed343fcd28a" ns3:_="" ns4:_="">
    <xsd:import namespace="8d4dd6d8-5f0a-4a93-bbd3-f49e3a076d11"/>
    <xsd:import namespace="54898269-f30e-4906-8e78-26238d29dd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dd6d8-5f0a-4a93-bbd3-f49e3a076d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898269-f30e-4906-8e78-26238d29dd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d4dd6d8-5f0a-4a93-bbd3-f49e3a076d11" xsi:nil="true"/>
  </documentManagement>
</p:properties>
</file>

<file path=customXml/itemProps1.xml><?xml version="1.0" encoding="utf-8"?>
<ds:datastoreItem xmlns:ds="http://schemas.openxmlformats.org/officeDocument/2006/customXml" ds:itemID="{91F146E3-DAE2-420A-8C67-1A4D0E5962BF}">
  <ds:schemaRefs>
    <ds:schemaRef ds:uri="http://schemas.microsoft.com/sharepoint/v3/contenttype/forms"/>
  </ds:schemaRefs>
</ds:datastoreItem>
</file>

<file path=customXml/itemProps2.xml><?xml version="1.0" encoding="utf-8"?>
<ds:datastoreItem xmlns:ds="http://schemas.openxmlformats.org/officeDocument/2006/customXml" ds:itemID="{E1555FA9-77E8-4087-BB6B-28AD5ADEA77B}">
  <ds:schemaRefs>
    <ds:schemaRef ds:uri="http://schemas.microsoft.com/office/2006/metadata/contentType"/>
    <ds:schemaRef ds:uri="http://schemas.microsoft.com/office/2006/metadata/properties/metaAttributes"/>
    <ds:schemaRef ds:uri="http://www.w3.org/2000/xmlns/"/>
    <ds:schemaRef ds:uri="http://www.w3.org/2001/XMLSchema"/>
    <ds:schemaRef ds:uri="8d4dd6d8-5f0a-4a93-bbd3-f49e3a076d11"/>
    <ds:schemaRef ds:uri="54898269-f30e-4906-8e78-26238d29dd14"/>
  </ds:schemaRefs>
</ds:datastoreItem>
</file>

<file path=customXml/itemProps3.xml><?xml version="1.0" encoding="utf-8"?>
<ds:datastoreItem xmlns:ds="http://schemas.openxmlformats.org/officeDocument/2006/customXml" ds:itemID="{ABDC8F8C-618B-4911-9D2C-DF11365CF609}">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24A291F0-AA19-4961-975E-AC9F3C18A989}">
  <ds:schemaRefs>
    <ds:schemaRef ds:uri="http://schemas.microsoft.com/office/2006/metadata/properties"/>
    <ds:schemaRef ds:uri="http://www.w3.org/2000/xmlns/"/>
    <ds:schemaRef ds:uri="8d4dd6d8-5f0a-4a93-bbd3-f49e3a076d1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10105</Words>
  <Characters>57599</Characters>
  <Application>Microsoft Office Word</Application>
  <DocSecurity>0</DocSecurity>
  <Lines>479</Lines>
  <Paragraphs>135</Paragraphs>
  <ScaleCrop>false</ScaleCrop>
  <Company/>
  <LinksUpToDate>false</LinksUpToDate>
  <CharactersWithSpaces>67569</CharactersWithSpaces>
  <SharedDoc>false</SharedDoc>
  <HLinks>
    <vt:vector size="372" baseType="variant">
      <vt:variant>
        <vt:i4>5701720</vt:i4>
      </vt:variant>
      <vt:variant>
        <vt:i4>303</vt:i4>
      </vt:variant>
      <vt:variant>
        <vt:i4>0</vt:i4>
      </vt:variant>
      <vt:variant>
        <vt:i4>5</vt:i4>
      </vt:variant>
      <vt:variant>
        <vt:lpwstr>https://www.theguardian.com/commentisfree/2024/jun/06/getting-fit-right-wing-jerk</vt:lpwstr>
      </vt:variant>
      <vt:variant>
        <vt:lpwstr/>
      </vt:variant>
      <vt:variant>
        <vt:i4>5767235</vt:i4>
      </vt:variant>
      <vt:variant>
        <vt:i4>300</vt:i4>
      </vt:variant>
      <vt:variant>
        <vt:i4>0</vt:i4>
      </vt:variant>
      <vt:variant>
        <vt:i4>5</vt:i4>
      </vt:variant>
      <vt:variant>
        <vt:lpwstr>https://doi.org/10.1111/j.1759-5436.2000.mp31002005.x</vt:lpwstr>
      </vt:variant>
      <vt:variant>
        <vt:lpwstr/>
      </vt:variant>
      <vt:variant>
        <vt:i4>3735591</vt:i4>
      </vt:variant>
      <vt:variant>
        <vt:i4>297</vt:i4>
      </vt:variant>
      <vt:variant>
        <vt:i4>0</vt:i4>
      </vt:variant>
      <vt:variant>
        <vt:i4>5</vt:i4>
      </vt:variant>
      <vt:variant>
        <vt:lpwstr>https://www.youtube.com/watch?v=rWvrdmbDjjw</vt:lpwstr>
      </vt:variant>
      <vt:variant>
        <vt:lpwstr/>
      </vt:variant>
      <vt:variant>
        <vt:i4>1966163</vt:i4>
      </vt:variant>
      <vt:variant>
        <vt:i4>294</vt:i4>
      </vt:variant>
      <vt:variant>
        <vt:i4>0</vt:i4>
      </vt:variant>
      <vt:variant>
        <vt:i4>5</vt:i4>
      </vt:variant>
      <vt:variant>
        <vt:lpwstr>https://doi.org/10.1177/1557085119896415</vt:lpwstr>
      </vt:variant>
      <vt:variant>
        <vt:lpwstr/>
      </vt:variant>
      <vt:variant>
        <vt:i4>4259935</vt:i4>
      </vt:variant>
      <vt:variant>
        <vt:i4>291</vt:i4>
      </vt:variant>
      <vt:variant>
        <vt:i4>0</vt:i4>
      </vt:variant>
      <vt:variant>
        <vt:i4>5</vt:i4>
      </vt:variant>
      <vt:variant>
        <vt:lpwstr>https://doi.org/10.1016/j.econedurev.2019.101914</vt:lpwstr>
      </vt:variant>
      <vt:variant>
        <vt:lpwstr/>
      </vt:variant>
      <vt:variant>
        <vt:i4>3080249</vt:i4>
      </vt:variant>
      <vt:variant>
        <vt:i4>288</vt:i4>
      </vt:variant>
      <vt:variant>
        <vt:i4>0</vt:i4>
      </vt:variant>
      <vt:variant>
        <vt:i4>5</vt:i4>
      </vt:variant>
      <vt:variant>
        <vt:lpwstr>https://doi.org/10.1007/s12119-020-09724-6</vt:lpwstr>
      </vt:variant>
      <vt:variant>
        <vt:lpwstr/>
      </vt:variant>
      <vt:variant>
        <vt:i4>327756</vt:i4>
      </vt:variant>
      <vt:variant>
        <vt:i4>285</vt:i4>
      </vt:variant>
      <vt:variant>
        <vt:i4>0</vt:i4>
      </vt:variant>
      <vt:variant>
        <vt:i4>5</vt:i4>
      </vt:variant>
      <vt:variant>
        <vt:lpwstr>https://ojs.library.ubc.ca/index.php/EJAS/article/view/198299/192591</vt:lpwstr>
      </vt:variant>
      <vt:variant>
        <vt:lpwstr/>
      </vt:variant>
      <vt:variant>
        <vt:i4>6291579</vt:i4>
      </vt:variant>
      <vt:variant>
        <vt:i4>282</vt:i4>
      </vt:variant>
      <vt:variant>
        <vt:i4>0</vt:i4>
      </vt:variant>
      <vt:variant>
        <vt:i4>5</vt:i4>
      </vt:variant>
      <vt:variant>
        <vt:lpwstr>https://www.researchgate.net/publication/356360476</vt:lpwstr>
      </vt:variant>
      <vt:variant>
        <vt:lpwstr/>
      </vt:variant>
      <vt:variant>
        <vt:i4>7602298</vt:i4>
      </vt:variant>
      <vt:variant>
        <vt:i4>279</vt:i4>
      </vt:variant>
      <vt:variant>
        <vt:i4>0</vt:i4>
      </vt:variant>
      <vt:variant>
        <vt:i4>5</vt:i4>
      </vt:variant>
      <vt:variant>
        <vt:lpwstr>https://blog.bham.ac.uk/socialsciencesbirmingham/2023/02/08/andrew-tate</vt:lpwstr>
      </vt:variant>
      <vt:variant>
        <vt:lpwstr/>
      </vt:variant>
      <vt:variant>
        <vt:i4>1441795</vt:i4>
      </vt:variant>
      <vt:variant>
        <vt:i4>276</vt:i4>
      </vt:variant>
      <vt:variant>
        <vt:i4>0</vt:i4>
      </vt:variant>
      <vt:variant>
        <vt:i4>5</vt:i4>
      </vt:variant>
      <vt:variant>
        <vt:lpwstr>https://stars.library.ucf.edu/etd2020/65</vt:lpwstr>
      </vt:variant>
      <vt:variant>
        <vt:lpwstr/>
      </vt:variant>
      <vt:variant>
        <vt:i4>2752615</vt:i4>
      </vt:variant>
      <vt:variant>
        <vt:i4>273</vt:i4>
      </vt:variant>
      <vt:variant>
        <vt:i4>0</vt:i4>
      </vt:variant>
      <vt:variant>
        <vt:i4>5</vt:i4>
      </vt:variant>
      <vt:variant>
        <vt:lpwstr>https://www.businessofapps.com/data/tinder-statistics/</vt:lpwstr>
      </vt:variant>
      <vt:variant>
        <vt:lpwstr/>
      </vt:variant>
      <vt:variant>
        <vt:i4>4718676</vt:i4>
      </vt:variant>
      <vt:variant>
        <vt:i4>270</vt:i4>
      </vt:variant>
      <vt:variant>
        <vt:i4>0</vt:i4>
      </vt:variant>
      <vt:variant>
        <vt:i4>5</vt:i4>
      </vt:variant>
      <vt:variant>
        <vt:lpwstr>https://www.researchgate.net/publication/344072065_Researcher_Positionality_-_A_Consideration_of_Its_Influence_and_Place_in_Qualitative_Research_-_A_New_Researcher_Guide</vt:lpwstr>
      </vt:variant>
      <vt:variant>
        <vt:lpwstr/>
      </vt:variant>
      <vt:variant>
        <vt:i4>5242909</vt:i4>
      </vt:variant>
      <vt:variant>
        <vt:i4>267</vt:i4>
      </vt:variant>
      <vt:variant>
        <vt:i4>0</vt:i4>
      </vt:variant>
      <vt:variant>
        <vt:i4>5</vt:i4>
      </vt:variant>
      <vt:variant>
        <vt:lpwstr>https://www.academia.edu/73516671</vt:lpwstr>
      </vt:variant>
      <vt:variant>
        <vt:lpwstr/>
      </vt:variant>
      <vt:variant>
        <vt:i4>655382</vt:i4>
      </vt:variant>
      <vt:variant>
        <vt:i4>264</vt:i4>
      </vt:variant>
      <vt:variant>
        <vt:i4>0</vt:i4>
      </vt:variant>
      <vt:variant>
        <vt:i4>5</vt:i4>
      </vt:variant>
      <vt:variant>
        <vt:lpwstr>https://doi.org/10.1057/s41599-019-0302-2</vt:lpwstr>
      </vt:variant>
      <vt:variant>
        <vt:lpwstr/>
      </vt:variant>
      <vt:variant>
        <vt:i4>5308497</vt:i4>
      </vt:variant>
      <vt:variant>
        <vt:i4>261</vt:i4>
      </vt:variant>
      <vt:variant>
        <vt:i4>0</vt:i4>
      </vt:variant>
      <vt:variant>
        <vt:i4>5</vt:i4>
      </vt:variant>
      <vt:variant>
        <vt:lpwstr>https://doi.org/10.1177/1097184X17706401</vt:lpwstr>
      </vt:variant>
      <vt:variant>
        <vt:lpwstr/>
      </vt:variant>
      <vt:variant>
        <vt:i4>1114142</vt:i4>
      </vt:variant>
      <vt:variant>
        <vt:i4>258</vt:i4>
      </vt:variant>
      <vt:variant>
        <vt:i4>0</vt:i4>
      </vt:variant>
      <vt:variant>
        <vt:i4>5</vt:i4>
      </vt:variant>
      <vt:variant>
        <vt:lpwstr>https://www.theguardian.com/news/2024/jan/06/im-andrew-tates-audience-and-i-know-why-he-appeals-to-young-men</vt:lpwstr>
      </vt:variant>
      <vt:variant>
        <vt:lpwstr/>
      </vt:variant>
      <vt:variant>
        <vt:i4>6684728</vt:i4>
      </vt:variant>
      <vt:variant>
        <vt:i4>255</vt:i4>
      </vt:variant>
      <vt:variant>
        <vt:i4>0</vt:i4>
      </vt:variant>
      <vt:variant>
        <vt:i4>5</vt:i4>
      </vt:variant>
      <vt:variant>
        <vt:lpwstr>https://www.bellingcat.com/news/americas/2018/10/11/memes-infowars-75-fascist-activists-red-pilled</vt:lpwstr>
      </vt:variant>
      <vt:variant>
        <vt:lpwstr/>
      </vt:variant>
      <vt:variant>
        <vt:i4>4456456</vt:i4>
      </vt:variant>
      <vt:variant>
        <vt:i4>252</vt:i4>
      </vt:variant>
      <vt:variant>
        <vt:i4>0</vt:i4>
      </vt:variant>
      <vt:variant>
        <vt:i4>5</vt:i4>
      </vt:variant>
      <vt:variant>
        <vt:lpwstr>https://www.youtube.com/user/InnuendoStudios</vt:lpwstr>
      </vt:variant>
      <vt:variant>
        <vt:lpwstr/>
      </vt:variant>
      <vt:variant>
        <vt:i4>6488116</vt:i4>
      </vt:variant>
      <vt:variant>
        <vt:i4>249</vt:i4>
      </vt:variant>
      <vt:variant>
        <vt:i4>0</vt:i4>
      </vt:variant>
      <vt:variant>
        <vt:i4>5</vt:i4>
      </vt:variant>
      <vt:variant>
        <vt:lpwstr>https://doi.org/10.1007/s10508-025-03161-y</vt:lpwstr>
      </vt:variant>
      <vt:variant>
        <vt:lpwstr/>
      </vt:variant>
      <vt:variant>
        <vt:i4>983048</vt:i4>
      </vt:variant>
      <vt:variant>
        <vt:i4>246</vt:i4>
      </vt:variant>
      <vt:variant>
        <vt:i4>0</vt:i4>
      </vt:variant>
      <vt:variant>
        <vt:i4>5</vt:i4>
      </vt:variant>
      <vt:variant>
        <vt:lpwstr>https://dictionary.cambridge.org/dictionary/english/dogma</vt:lpwstr>
      </vt:variant>
      <vt:variant>
        <vt:lpwstr/>
      </vt:variant>
      <vt:variant>
        <vt:i4>3866657</vt:i4>
      </vt:variant>
      <vt:variant>
        <vt:i4>243</vt:i4>
      </vt:variant>
      <vt:variant>
        <vt:i4>0</vt:i4>
      </vt:variant>
      <vt:variant>
        <vt:i4>5</vt:i4>
      </vt:variant>
      <vt:variant>
        <vt:lpwstr>https://pmc.ncbi.nlm.nih.gov/articles/PMC12011899/</vt:lpwstr>
      </vt:variant>
      <vt:variant>
        <vt:lpwstr/>
      </vt:variant>
      <vt:variant>
        <vt:i4>7602244</vt:i4>
      </vt:variant>
      <vt:variant>
        <vt:i4>240</vt:i4>
      </vt:variant>
      <vt:variant>
        <vt:i4>0</vt:i4>
      </vt:variant>
      <vt:variant>
        <vt:i4>5</vt:i4>
      </vt:variant>
      <vt:variant>
        <vt:lpwstr>https://crestresearch.ac.uk/download/4498/23-008-01-incels_and_the_incelosphere_report_v2.pdf</vt:lpwstr>
      </vt:variant>
      <vt:variant>
        <vt:lpwstr/>
      </vt:variant>
      <vt:variant>
        <vt:i4>3997798</vt:i4>
      </vt:variant>
      <vt:variant>
        <vt:i4>237</vt:i4>
      </vt:variant>
      <vt:variant>
        <vt:i4>0</vt:i4>
      </vt:variant>
      <vt:variant>
        <vt:i4>5</vt:i4>
      </vt:variant>
      <vt:variant>
        <vt:lpwstr>https://doi.org/10.1080/09546553.20 19.1638256</vt:lpwstr>
      </vt:variant>
      <vt:variant>
        <vt:lpwstr/>
      </vt:variant>
      <vt:variant>
        <vt:i4>1310775</vt:i4>
      </vt:variant>
      <vt:variant>
        <vt:i4>230</vt:i4>
      </vt:variant>
      <vt:variant>
        <vt:i4>0</vt:i4>
      </vt:variant>
      <vt:variant>
        <vt:i4>5</vt:i4>
      </vt:variant>
      <vt:variant>
        <vt:lpwstr/>
      </vt:variant>
      <vt:variant>
        <vt:lpwstr>_Toc226570441</vt:lpwstr>
      </vt:variant>
      <vt:variant>
        <vt:i4>1310775</vt:i4>
      </vt:variant>
      <vt:variant>
        <vt:i4>224</vt:i4>
      </vt:variant>
      <vt:variant>
        <vt:i4>0</vt:i4>
      </vt:variant>
      <vt:variant>
        <vt:i4>5</vt:i4>
      </vt:variant>
      <vt:variant>
        <vt:lpwstr/>
      </vt:variant>
      <vt:variant>
        <vt:lpwstr>_Toc226570440</vt:lpwstr>
      </vt:variant>
      <vt:variant>
        <vt:i4>1245239</vt:i4>
      </vt:variant>
      <vt:variant>
        <vt:i4>218</vt:i4>
      </vt:variant>
      <vt:variant>
        <vt:i4>0</vt:i4>
      </vt:variant>
      <vt:variant>
        <vt:i4>5</vt:i4>
      </vt:variant>
      <vt:variant>
        <vt:lpwstr/>
      </vt:variant>
      <vt:variant>
        <vt:lpwstr>_Toc226570439</vt:lpwstr>
      </vt:variant>
      <vt:variant>
        <vt:i4>1245239</vt:i4>
      </vt:variant>
      <vt:variant>
        <vt:i4>212</vt:i4>
      </vt:variant>
      <vt:variant>
        <vt:i4>0</vt:i4>
      </vt:variant>
      <vt:variant>
        <vt:i4>5</vt:i4>
      </vt:variant>
      <vt:variant>
        <vt:lpwstr/>
      </vt:variant>
      <vt:variant>
        <vt:lpwstr>_Toc226570438</vt:lpwstr>
      </vt:variant>
      <vt:variant>
        <vt:i4>1245239</vt:i4>
      </vt:variant>
      <vt:variant>
        <vt:i4>206</vt:i4>
      </vt:variant>
      <vt:variant>
        <vt:i4>0</vt:i4>
      </vt:variant>
      <vt:variant>
        <vt:i4>5</vt:i4>
      </vt:variant>
      <vt:variant>
        <vt:lpwstr/>
      </vt:variant>
      <vt:variant>
        <vt:lpwstr>_Toc226570437</vt:lpwstr>
      </vt:variant>
      <vt:variant>
        <vt:i4>1245239</vt:i4>
      </vt:variant>
      <vt:variant>
        <vt:i4>200</vt:i4>
      </vt:variant>
      <vt:variant>
        <vt:i4>0</vt:i4>
      </vt:variant>
      <vt:variant>
        <vt:i4>5</vt:i4>
      </vt:variant>
      <vt:variant>
        <vt:lpwstr/>
      </vt:variant>
      <vt:variant>
        <vt:lpwstr>_Toc226570436</vt:lpwstr>
      </vt:variant>
      <vt:variant>
        <vt:i4>1245239</vt:i4>
      </vt:variant>
      <vt:variant>
        <vt:i4>194</vt:i4>
      </vt:variant>
      <vt:variant>
        <vt:i4>0</vt:i4>
      </vt:variant>
      <vt:variant>
        <vt:i4>5</vt:i4>
      </vt:variant>
      <vt:variant>
        <vt:lpwstr/>
      </vt:variant>
      <vt:variant>
        <vt:lpwstr>_Toc226570435</vt:lpwstr>
      </vt:variant>
      <vt:variant>
        <vt:i4>1245239</vt:i4>
      </vt:variant>
      <vt:variant>
        <vt:i4>188</vt:i4>
      </vt:variant>
      <vt:variant>
        <vt:i4>0</vt:i4>
      </vt:variant>
      <vt:variant>
        <vt:i4>5</vt:i4>
      </vt:variant>
      <vt:variant>
        <vt:lpwstr/>
      </vt:variant>
      <vt:variant>
        <vt:lpwstr>_Toc226570434</vt:lpwstr>
      </vt:variant>
      <vt:variant>
        <vt:i4>1245239</vt:i4>
      </vt:variant>
      <vt:variant>
        <vt:i4>182</vt:i4>
      </vt:variant>
      <vt:variant>
        <vt:i4>0</vt:i4>
      </vt:variant>
      <vt:variant>
        <vt:i4>5</vt:i4>
      </vt:variant>
      <vt:variant>
        <vt:lpwstr/>
      </vt:variant>
      <vt:variant>
        <vt:lpwstr>_Toc226570433</vt:lpwstr>
      </vt:variant>
      <vt:variant>
        <vt:i4>1245239</vt:i4>
      </vt:variant>
      <vt:variant>
        <vt:i4>176</vt:i4>
      </vt:variant>
      <vt:variant>
        <vt:i4>0</vt:i4>
      </vt:variant>
      <vt:variant>
        <vt:i4>5</vt:i4>
      </vt:variant>
      <vt:variant>
        <vt:lpwstr/>
      </vt:variant>
      <vt:variant>
        <vt:lpwstr>_Toc226570432</vt:lpwstr>
      </vt:variant>
      <vt:variant>
        <vt:i4>1245239</vt:i4>
      </vt:variant>
      <vt:variant>
        <vt:i4>170</vt:i4>
      </vt:variant>
      <vt:variant>
        <vt:i4>0</vt:i4>
      </vt:variant>
      <vt:variant>
        <vt:i4>5</vt:i4>
      </vt:variant>
      <vt:variant>
        <vt:lpwstr/>
      </vt:variant>
      <vt:variant>
        <vt:lpwstr>_Toc226570431</vt:lpwstr>
      </vt:variant>
      <vt:variant>
        <vt:i4>1245239</vt:i4>
      </vt:variant>
      <vt:variant>
        <vt:i4>164</vt:i4>
      </vt:variant>
      <vt:variant>
        <vt:i4>0</vt:i4>
      </vt:variant>
      <vt:variant>
        <vt:i4>5</vt:i4>
      </vt:variant>
      <vt:variant>
        <vt:lpwstr/>
      </vt:variant>
      <vt:variant>
        <vt:lpwstr>_Toc226570430</vt:lpwstr>
      </vt:variant>
      <vt:variant>
        <vt:i4>1179703</vt:i4>
      </vt:variant>
      <vt:variant>
        <vt:i4>158</vt:i4>
      </vt:variant>
      <vt:variant>
        <vt:i4>0</vt:i4>
      </vt:variant>
      <vt:variant>
        <vt:i4>5</vt:i4>
      </vt:variant>
      <vt:variant>
        <vt:lpwstr/>
      </vt:variant>
      <vt:variant>
        <vt:lpwstr>_Toc226570429</vt:lpwstr>
      </vt:variant>
      <vt:variant>
        <vt:i4>1179703</vt:i4>
      </vt:variant>
      <vt:variant>
        <vt:i4>152</vt:i4>
      </vt:variant>
      <vt:variant>
        <vt:i4>0</vt:i4>
      </vt:variant>
      <vt:variant>
        <vt:i4>5</vt:i4>
      </vt:variant>
      <vt:variant>
        <vt:lpwstr/>
      </vt:variant>
      <vt:variant>
        <vt:lpwstr>_Toc226570428</vt:lpwstr>
      </vt:variant>
      <vt:variant>
        <vt:i4>1179703</vt:i4>
      </vt:variant>
      <vt:variant>
        <vt:i4>146</vt:i4>
      </vt:variant>
      <vt:variant>
        <vt:i4>0</vt:i4>
      </vt:variant>
      <vt:variant>
        <vt:i4>5</vt:i4>
      </vt:variant>
      <vt:variant>
        <vt:lpwstr/>
      </vt:variant>
      <vt:variant>
        <vt:lpwstr>_Toc226570427</vt:lpwstr>
      </vt:variant>
      <vt:variant>
        <vt:i4>1179703</vt:i4>
      </vt:variant>
      <vt:variant>
        <vt:i4>140</vt:i4>
      </vt:variant>
      <vt:variant>
        <vt:i4>0</vt:i4>
      </vt:variant>
      <vt:variant>
        <vt:i4>5</vt:i4>
      </vt:variant>
      <vt:variant>
        <vt:lpwstr/>
      </vt:variant>
      <vt:variant>
        <vt:lpwstr>_Toc226570426</vt:lpwstr>
      </vt:variant>
      <vt:variant>
        <vt:i4>1179703</vt:i4>
      </vt:variant>
      <vt:variant>
        <vt:i4>134</vt:i4>
      </vt:variant>
      <vt:variant>
        <vt:i4>0</vt:i4>
      </vt:variant>
      <vt:variant>
        <vt:i4>5</vt:i4>
      </vt:variant>
      <vt:variant>
        <vt:lpwstr/>
      </vt:variant>
      <vt:variant>
        <vt:lpwstr>_Toc226570425</vt:lpwstr>
      </vt:variant>
      <vt:variant>
        <vt:i4>1179703</vt:i4>
      </vt:variant>
      <vt:variant>
        <vt:i4>128</vt:i4>
      </vt:variant>
      <vt:variant>
        <vt:i4>0</vt:i4>
      </vt:variant>
      <vt:variant>
        <vt:i4>5</vt:i4>
      </vt:variant>
      <vt:variant>
        <vt:lpwstr/>
      </vt:variant>
      <vt:variant>
        <vt:lpwstr>_Toc226570424</vt:lpwstr>
      </vt:variant>
      <vt:variant>
        <vt:i4>1179703</vt:i4>
      </vt:variant>
      <vt:variant>
        <vt:i4>122</vt:i4>
      </vt:variant>
      <vt:variant>
        <vt:i4>0</vt:i4>
      </vt:variant>
      <vt:variant>
        <vt:i4>5</vt:i4>
      </vt:variant>
      <vt:variant>
        <vt:lpwstr/>
      </vt:variant>
      <vt:variant>
        <vt:lpwstr>_Toc226570423</vt:lpwstr>
      </vt:variant>
      <vt:variant>
        <vt:i4>1179703</vt:i4>
      </vt:variant>
      <vt:variant>
        <vt:i4>116</vt:i4>
      </vt:variant>
      <vt:variant>
        <vt:i4>0</vt:i4>
      </vt:variant>
      <vt:variant>
        <vt:i4>5</vt:i4>
      </vt:variant>
      <vt:variant>
        <vt:lpwstr/>
      </vt:variant>
      <vt:variant>
        <vt:lpwstr>_Toc226570422</vt:lpwstr>
      </vt:variant>
      <vt:variant>
        <vt:i4>1179703</vt:i4>
      </vt:variant>
      <vt:variant>
        <vt:i4>110</vt:i4>
      </vt:variant>
      <vt:variant>
        <vt:i4>0</vt:i4>
      </vt:variant>
      <vt:variant>
        <vt:i4>5</vt:i4>
      </vt:variant>
      <vt:variant>
        <vt:lpwstr/>
      </vt:variant>
      <vt:variant>
        <vt:lpwstr>_Toc226570421</vt:lpwstr>
      </vt:variant>
      <vt:variant>
        <vt:i4>1179703</vt:i4>
      </vt:variant>
      <vt:variant>
        <vt:i4>104</vt:i4>
      </vt:variant>
      <vt:variant>
        <vt:i4>0</vt:i4>
      </vt:variant>
      <vt:variant>
        <vt:i4>5</vt:i4>
      </vt:variant>
      <vt:variant>
        <vt:lpwstr/>
      </vt:variant>
      <vt:variant>
        <vt:lpwstr>_Toc226570420</vt:lpwstr>
      </vt:variant>
      <vt:variant>
        <vt:i4>1114167</vt:i4>
      </vt:variant>
      <vt:variant>
        <vt:i4>98</vt:i4>
      </vt:variant>
      <vt:variant>
        <vt:i4>0</vt:i4>
      </vt:variant>
      <vt:variant>
        <vt:i4>5</vt:i4>
      </vt:variant>
      <vt:variant>
        <vt:lpwstr/>
      </vt:variant>
      <vt:variant>
        <vt:lpwstr>_Toc226570419</vt:lpwstr>
      </vt:variant>
      <vt:variant>
        <vt:i4>1114167</vt:i4>
      </vt:variant>
      <vt:variant>
        <vt:i4>92</vt:i4>
      </vt:variant>
      <vt:variant>
        <vt:i4>0</vt:i4>
      </vt:variant>
      <vt:variant>
        <vt:i4>5</vt:i4>
      </vt:variant>
      <vt:variant>
        <vt:lpwstr/>
      </vt:variant>
      <vt:variant>
        <vt:lpwstr>_Toc226570418</vt:lpwstr>
      </vt:variant>
      <vt:variant>
        <vt:i4>1114167</vt:i4>
      </vt:variant>
      <vt:variant>
        <vt:i4>86</vt:i4>
      </vt:variant>
      <vt:variant>
        <vt:i4>0</vt:i4>
      </vt:variant>
      <vt:variant>
        <vt:i4>5</vt:i4>
      </vt:variant>
      <vt:variant>
        <vt:lpwstr/>
      </vt:variant>
      <vt:variant>
        <vt:lpwstr>_Toc226570417</vt:lpwstr>
      </vt:variant>
      <vt:variant>
        <vt:i4>1114167</vt:i4>
      </vt:variant>
      <vt:variant>
        <vt:i4>80</vt:i4>
      </vt:variant>
      <vt:variant>
        <vt:i4>0</vt:i4>
      </vt:variant>
      <vt:variant>
        <vt:i4>5</vt:i4>
      </vt:variant>
      <vt:variant>
        <vt:lpwstr/>
      </vt:variant>
      <vt:variant>
        <vt:lpwstr>_Toc226570416</vt:lpwstr>
      </vt:variant>
      <vt:variant>
        <vt:i4>1114167</vt:i4>
      </vt:variant>
      <vt:variant>
        <vt:i4>74</vt:i4>
      </vt:variant>
      <vt:variant>
        <vt:i4>0</vt:i4>
      </vt:variant>
      <vt:variant>
        <vt:i4>5</vt:i4>
      </vt:variant>
      <vt:variant>
        <vt:lpwstr/>
      </vt:variant>
      <vt:variant>
        <vt:lpwstr>_Toc226570415</vt:lpwstr>
      </vt:variant>
      <vt:variant>
        <vt:i4>1114167</vt:i4>
      </vt:variant>
      <vt:variant>
        <vt:i4>68</vt:i4>
      </vt:variant>
      <vt:variant>
        <vt:i4>0</vt:i4>
      </vt:variant>
      <vt:variant>
        <vt:i4>5</vt:i4>
      </vt:variant>
      <vt:variant>
        <vt:lpwstr/>
      </vt:variant>
      <vt:variant>
        <vt:lpwstr>_Toc226570414</vt:lpwstr>
      </vt:variant>
      <vt:variant>
        <vt:i4>1114167</vt:i4>
      </vt:variant>
      <vt:variant>
        <vt:i4>62</vt:i4>
      </vt:variant>
      <vt:variant>
        <vt:i4>0</vt:i4>
      </vt:variant>
      <vt:variant>
        <vt:i4>5</vt:i4>
      </vt:variant>
      <vt:variant>
        <vt:lpwstr/>
      </vt:variant>
      <vt:variant>
        <vt:lpwstr>_Toc226570413</vt:lpwstr>
      </vt:variant>
      <vt:variant>
        <vt:i4>1114167</vt:i4>
      </vt:variant>
      <vt:variant>
        <vt:i4>56</vt:i4>
      </vt:variant>
      <vt:variant>
        <vt:i4>0</vt:i4>
      </vt:variant>
      <vt:variant>
        <vt:i4>5</vt:i4>
      </vt:variant>
      <vt:variant>
        <vt:lpwstr/>
      </vt:variant>
      <vt:variant>
        <vt:lpwstr>_Toc226570412</vt:lpwstr>
      </vt:variant>
      <vt:variant>
        <vt:i4>1114167</vt:i4>
      </vt:variant>
      <vt:variant>
        <vt:i4>50</vt:i4>
      </vt:variant>
      <vt:variant>
        <vt:i4>0</vt:i4>
      </vt:variant>
      <vt:variant>
        <vt:i4>5</vt:i4>
      </vt:variant>
      <vt:variant>
        <vt:lpwstr/>
      </vt:variant>
      <vt:variant>
        <vt:lpwstr>_Toc226570411</vt:lpwstr>
      </vt:variant>
      <vt:variant>
        <vt:i4>1114167</vt:i4>
      </vt:variant>
      <vt:variant>
        <vt:i4>44</vt:i4>
      </vt:variant>
      <vt:variant>
        <vt:i4>0</vt:i4>
      </vt:variant>
      <vt:variant>
        <vt:i4>5</vt:i4>
      </vt:variant>
      <vt:variant>
        <vt:lpwstr/>
      </vt:variant>
      <vt:variant>
        <vt:lpwstr>_Toc226570410</vt:lpwstr>
      </vt:variant>
      <vt:variant>
        <vt:i4>1048631</vt:i4>
      </vt:variant>
      <vt:variant>
        <vt:i4>38</vt:i4>
      </vt:variant>
      <vt:variant>
        <vt:i4>0</vt:i4>
      </vt:variant>
      <vt:variant>
        <vt:i4>5</vt:i4>
      </vt:variant>
      <vt:variant>
        <vt:lpwstr/>
      </vt:variant>
      <vt:variant>
        <vt:lpwstr>_Toc226570409</vt:lpwstr>
      </vt:variant>
      <vt:variant>
        <vt:i4>1048631</vt:i4>
      </vt:variant>
      <vt:variant>
        <vt:i4>32</vt:i4>
      </vt:variant>
      <vt:variant>
        <vt:i4>0</vt:i4>
      </vt:variant>
      <vt:variant>
        <vt:i4>5</vt:i4>
      </vt:variant>
      <vt:variant>
        <vt:lpwstr/>
      </vt:variant>
      <vt:variant>
        <vt:lpwstr>_Toc226570408</vt:lpwstr>
      </vt:variant>
      <vt:variant>
        <vt:i4>1048631</vt:i4>
      </vt:variant>
      <vt:variant>
        <vt:i4>26</vt:i4>
      </vt:variant>
      <vt:variant>
        <vt:i4>0</vt:i4>
      </vt:variant>
      <vt:variant>
        <vt:i4>5</vt:i4>
      </vt:variant>
      <vt:variant>
        <vt:lpwstr/>
      </vt:variant>
      <vt:variant>
        <vt:lpwstr>_Toc226570407</vt:lpwstr>
      </vt:variant>
      <vt:variant>
        <vt:i4>1048631</vt:i4>
      </vt:variant>
      <vt:variant>
        <vt:i4>20</vt:i4>
      </vt:variant>
      <vt:variant>
        <vt:i4>0</vt:i4>
      </vt:variant>
      <vt:variant>
        <vt:i4>5</vt:i4>
      </vt:variant>
      <vt:variant>
        <vt:lpwstr/>
      </vt:variant>
      <vt:variant>
        <vt:lpwstr>_Toc226570406</vt:lpwstr>
      </vt:variant>
      <vt:variant>
        <vt:i4>1048631</vt:i4>
      </vt:variant>
      <vt:variant>
        <vt:i4>14</vt:i4>
      </vt:variant>
      <vt:variant>
        <vt:i4>0</vt:i4>
      </vt:variant>
      <vt:variant>
        <vt:i4>5</vt:i4>
      </vt:variant>
      <vt:variant>
        <vt:lpwstr/>
      </vt:variant>
      <vt:variant>
        <vt:lpwstr>_Toc226570405</vt:lpwstr>
      </vt:variant>
      <vt:variant>
        <vt:i4>1048631</vt:i4>
      </vt:variant>
      <vt:variant>
        <vt:i4>8</vt:i4>
      </vt:variant>
      <vt:variant>
        <vt:i4>0</vt:i4>
      </vt:variant>
      <vt:variant>
        <vt:i4>5</vt:i4>
      </vt:variant>
      <vt:variant>
        <vt:lpwstr/>
      </vt:variant>
      <vt:variant>
        <vt:lpwstr>_Toc226570404</vt:lpwstr>
      </vt:variant>
      <vt:variant>
        <vt:i4>1048631</vt:i4>
      </vt:variant>
      <vt:variant>
        <vt:i4>2</vt:i4>
      </vt:variant>
      <vt:variant>
        <vt:i4>0</vt:i4>
      </vt:variant>
      <vt:variant>
        <vt:i4>5</vt:i4>
      </vt:variant>
      <vt:variant>
        <vt:lpwstr/>
      </vt:variant>
      <vt:variant>
        <vt:lpwstr>_Toc226570403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Ugonna UD Ezenekwe</dc:creator>
  <cp:keywords/>
  <dc:description/>
  <cp:lastModifiedBy>Ugonna Ezenekwe</cp:lastModifiedBy>
  <cp:revision>2</cp:revision>
  <dcterms:created xsi:type="dcterms:W3CDTF">2026-09-21T16:18:00Z</dcterms:created>
  <dcterms:modified xsi:type="dcterms:W3CDTF">2026-09-21T16:18:00Z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0x0101005E5400D2C7833A439DD8DA2D9D984DEF</vt:lpwstr>
  </property>
</Properties>
</file>